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7EEE6" w14:textId="77777777" w:rsidR="00654E8F" w:rsidRPr="00E93E71" w:rsidRDefault="00654E8F" w:rsidP="0001436A">
      <w:pPr>
        <w:pStyle w:val="SupplementaryMaterial"/>
        <w:rPr>
          <w:b w:val="0"/>
        </w:rPr>
      </w:pPr>
      <w:r w:rsidRPr="00E93E71">
        <w:t>Supplementary Material</w:t>
      </w:r>
    </w:p>
    <w:p w14:paraId="4D059444" w14:textId="77777777" w:rsidR="00994A3D" w:rsidRPr="00E93E71" w:rsidRDefault="00654E8F" w:rsidP="0001436A">
      <w:pPr>
        <w:pStyle w:val="1"/>
      </w:pPr>
      <w:r w:rsidRPr="00E93E71">
        <w:t>Supplementary Figures and Tables</w:t>
      </w:r>
    </w:p>
    <w:p w14:paraId="2080D72B" w14:textId="47738D71" w:rsidR="00253C50" w:rsidRPr="00E93E71" w:rsidRDefault="000F4718" w:rsidP="00994A3D">
      <w:pPr>
        <w:keepNext/>
        <w:rPr>
          <w:rFonts w:cs="Times New Roman"/>
          <w:b/>
          <w:szCs w:val="24"/>
        </w:rPr>
      </w:pPr>
      <w:r w:rsidRPr="00E93E71">
        <w:rPr>
          <w:rFonts w:cs="Times New Roman"/>
          <w:b/>
          <w:noProof/>
          <w:szCs w:val="24"/>
        </w:rPr>
        <w:drawing>
          <wp:inline distT="0" distB="0" distL="0" distR="0" wp14:anchorId="2734F37C" wp14:editId="53E6F017">
            <wp:extent cx="3057415" cy="29396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7" b="13716"/>
                    <a:stretch/>
                  </pic:blipFill>
                  <pic:spPr bwMode="auto">
                    <a:xfrm>
                      <a:off x="0" y="0"/>
                      <a:ext cx="3063591" cy="294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4D378" w14:textId="4E538570" w:rsidR="00994A3D" w:rsidRPr="00E93E71" w:rsidRDefault="00982D7C" w:rsidP="00994A3D">
      <w:pPr>
        <w:keepNext/>
        <w:rPr>
          <w:rFonts w:cs="Times New Roman"/>
          <w:szCs w:val="24"/>
        </w:rPr>
      </w:pPr>
      <w:r w:rsidRPr="00E93E71">
        <w:rPr>
          <w:rFonts w:cs="Times New Roman"/>
          <w:b/>
          <w:szCs w:val="24"/>
        </w:rPr>
        <w:t xml:space="preserve">Supplementary Figure </w:t>
      </w:r>
      <w:r w:rsidR="00961FCF" w:rsidRPr="00E93E71">
        <w:rPr>
          <w:rFonts w:cs="Times New Roman"/>
          <w:b/>
          <w:szCs w:val="24"/>
        </w:rPr>
        <w:t>1</w:t>
      </w:r>
      <w:r w:rsidRPr="00E93E71">
        <w:rPr>
          <w:rFonts w:cs="Times New Roman"/>
          <w:b/>
          <w:szCs w:val="24"/>
        </w:rPr>
        <w:t>.</w:t>
      </w:r>
      <w:r w:rsidRPr="00E93E71">
        <w:rPr>
          <w:rFonts w:cs="Times New Roman"/>
          <w:szCs w:val="24"/>
        </w:rPr>
        <w:t xml:space="preserve"> </w:t>
      </w:r>
      <w:r w:rsidR="0092691E" w:rsidRPr="00E93E71">
        <w:rPr>
          <w:rFonts w:cs="Times New Roman" w:hint="eastAsia"/>
          <w:i/>
          <w:iCs/>
        </w:rPr>
        <w:t>Rhodode</w:t>
      </w:r>
      <w:r w:rsidR="0092691E" w:rsidRPr="00E93E71">
        <w:rPr>
          <w:rFonts w:cs="Times New Roman"/>
          <w:i/>
          <w:iCs/>
        </w:rPr>
        <w:t>ndron × pul</w:t>
      </w:r>
      <w:r w:rsidR="0092691E" w:rsidRPr="00E93E71">
        <w:rPr>
          <w:rFonts w:cs="Times New Roman" w:hint="eastAsia"/>
          <w:i/>
          <w:iCs/>
        </w:rPr>
        <w:t>chrum</w:t>
      </w:r>
      <w:r w:rsidR="0092691E" w:rsidRPr="00E93E71">
        <w:rPr>
          <w:rFonts w:cs="Times New Roman"/>
        </w:rPr>
        <w:t xml:space="preserve"> cultivars with purple large flowers</w:t>
      </w:r>
      <w:r w:rsidR="0092691E" w:rsidRPr="00E93E71">
        <w:rPr>
          <w:rFonts w:cs="Times New Roman"/>
          <w:szCs w:val="24"/>
        </w:rPr>
        <w:t>.</w:t>
      </w:r>
    </w:p>
    <w:p w14:paraId="72073000" w14:textId="18C952FC" w:rsidR="00982D7C" w:rsidRPr="00E93E71" w:rsidRDefault="00982D7C">
      <w:pPr>
        <w:spacing w:before="0" w:after="200" w:line="276" w:lineRule="auto"/>
        <w:rPr>
          <w:rFonts w:cs="Times New Roman"/>
          <w:szCs w:val="24"/>
        </w:rPr>
      </w:pPr>
      <w:r w:rsidRPr="00E93E71">
        <w:rPr>
          <w:rFonts w:cs="Times New Roman"/>
          <w:szCs w:val="24"/>
        </w:rPr>
        <w:br w:type="page"/>
      </w:r>
    </w:p>
    <w:p w14:paraId="7E813F12" w14:textId="77777777" w:rsidR="00982D7C" w:rsidRPr="00E93E71" w:rsidRDefault="00982D7C" w:rsidP="00994A3D">
      <w:pPr>
        <w:keepNext/>
        <w:rPr>
          <w:rFonts w:cs="Times New Roman"/>
          <w:szCs w:val="24"/>
        </w:rPr>
      </w:pPr>
    </w:p>
    <w:p w14:paraId="3C419443" w14:textId="6BB4F7C7" w:rsidR="00994A3D" w:rsidRPr="00E93E71" w:rsidRDefault="00526686" w:rsidP="00994A3D">
      <w:pPr>
        <w:keepNext/>
        <w:jc w:val="center"/>
        <w:rPr>
          <w:rFonts w:cs="Times New Roman"/>
          <w:szCs w:val="24"/>
        </w:rPr>
      </w:pPr>
      <w:r w:rsidRPr="00E93E71">
        <w:rPr>
          <w:rFonts w:hint="eastAsia"/>
          <w:b/>
          <w:bCs/>
          <w:noProof/>
        </w:rPr>
        <w:drawing>
          <wp:inline distT="0" distB="0" distL="0" distR="0" wp14:anchorId="09D2BB4E" wp14:editId="6B59B656">
            <wp:extent cx="5269865" cy="5438775"/>
            <wp:effectExtent l="0" t="0" r="6985" b="9525"/>
            <wp:docPr id="2" name="图片 2" descr="Figure 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Figure S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32C0" w14:textId="6D18236E" w:rsidR="00DD56F7" w:rsidRPr="00E93E71" w:rsidRDefault="00994A3D" w:rsidP="00DD56F7">
      <w:pPr>
        <w:keepNext/>
        <w:rPr>
          <w:rFonts w:cs="Times New Roman"/>
          <w:szCs w:val="24"/>
        </w:rPr>
      </w:pPr>
      <w:r w:rsidRPr="00E93E71">
        <w:rPr>
          <w:rFonts w:cs="Times New Roman"/>
          <w:b/>
          <w:szCs w:val="24"/>
        </w:rPr>
        <w:t xml:space="preserve">Supplementary Figure </w:t>
      </w:r>
      <w:r w:rsidR="00982D7C" w:rsidRPr="00E93E71">
        <w:rPr>
          <w:rFonts w:cs="Times New Roman"/>
          <w:b/>
          <w:szCs w:val="24"/>
        </w:rPr>
        <w:t>2</w:t>
      </w:r>
      <w:r w:rsidRPr="00E93E71">
        <w:rPr>
          <w:rFonts w:cs="Times New Roman"/>
          <w:b/>
          <w:szCs w:val="24"/>
        </w:rPr>
        <w:t>.</w:t>
      </w:r>
      <w:r w:rsidRPr="00E93E71">
        <w:rPr>
          <w:rFonts w:cs="Times New Roman"/>
          <w:szCs w:val="24"/>
        </w:rPr>
        <w:t xml:space="preserve"> </w:t>
      </w:r>
      <w:r w:rsidR="00DD56F7" w:rsidRPr="00E93E71">
        <w:rPr>
          <w:rFonts w:cs="Times New Roman"/>
          <w:szCs w:val="24"/>
        </w:rPr>
        <w:t xml:space="preserve">Codon usage of the </w:t>
      </w:r>
      <w:r w:rsidR="00DD56F7" w:rsidRPr="00E93E71">
        <w:rPr>
          <w:rFonts w:cs="Times New Roman"/>
          <w:i/>
          <w:iCs/>
          <w:szCs w:val="24"/>
        </w:rPr>
        <w:t xml:space="preserve">Rhododendron × pulchrum </w:t>
      </w:r>
      <w:r w:rsidR="00DD56F7" w:rsidRPr="00E93E71">
        <w:rPr>
          <w:rFonts w:cs="Times New Roman"/>
          <w:szCs w:val="24"/>
        </w:rPr>
        <w:t>mitochondrial genome.</w:t>
      </w:r>
    </w:p>
    <w:p w14:paraId="3AE196DF" w14:textId="7F00BECC" w:rsidR="00994A3D" w:rsidRPr="00E93E71" w:rsidRDefault="00DD56F7" w:rsidP="00DD56F7">
      <w:pPr>
        <w:keepNext/>
        <w:rPr>
          <w:rFonts w:cs="Times New Roman"/>
          <w:b/>
          <w:szCs w:val="24"/>
        </w:rPr>
      </w:pPr>
      <w:r w:rsidRPr="00E93E71">
        <w:rPr>
          <w:rFonts w:cs="Times New Roman"/>
          <w:szCs w:val="24"/>
        </w:rPr>
        <w:t>(RSCU, relative synonymous codon usage value)</w:t>
      </w:r>
    </w:p>
    <w:p w14:paraId="7B65BC41" w14:textId="4F630859" w:rsidR="003B1C03" w:rsidRPr="00E93E71" w:rsidRDefault="003B1C03">
      <w:pPr>
        <w:spacing w:before="0" w:after="200" w:line="276" w:lineRule="auto"/>
      </w:pPr>
      <w:r w:rsidRPr="00E93E71">
        <w:br w:type="page"/>
      </w:r>
    </w:p>
    <w:p w14:paraId="7E3D69CE" w14:textId="77777777" w:rsidR="00E67DAB" w:rsidRPr="00E93E71" w:rsidRDefault="00E67DAB" w:rsidP="00E67DAB"/>
    <w:p w14:paraId="1510ED57" w14:textId="675E3915" w:rsidR="00E67DAB" w:rsidRPr="00E93E71" w:rsidRDefault="00E67DAB" w:rsidP="00E67DAB">
      <w:pPr>
        <w:spacing w:beforeLines="50"/>
        <w:rPr>
          <w:b/>
          <w:bCs/>
        </w:rPr>
      </w:pPr>
      <w:r w:rsidRPr="00E93E71">
        <w:rPr>
          <w:rFonts w:hint="eastAsia"/>
          <w:b/>
          <w:bCs/>
          <w:noProof/>
        </w:rPr>
        <w:drawing>
          <wp:inline distT="0" distB="0" distL="0" distR="0" wp14:anchorId="64F4F89B" wp14:editId="3833D48A">
            <wp:extent cx="5206365" cy="4878705"/>
            <wp:effectExtent l="0" t="0" r="0" b="0"/>
            <wp:docPr id="4" name="图片 4" descr="Figure 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Figure S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E71">
        <w:rPr>
          <w:rFonts w:cs="Times New Roman"/>
          <w:b/>
          <w:szCs w:val="24"/>
        </w:rPr>
        <w:t xml:space="preserve"> Supplementary Figure </w:t>
      </w:r>
      <w:r w:rsidR="00982D7C" w:rsidRPr="00E93E71">
        <w:rPr>
          <w:rFonts w:cs="Times New Roman"/>
          <w:b/>
          <w:szCs w:val="24"/>
        </w:rPr>
        <w:t>3</w:t>
      </w:r>
      <w:r w:rsidRPr="00E93E71">
        <w:rPr>
          <w:rFonts w:cs="Times New Roman"/>
          <w:b/>
          <w:szCs w:val="24"/>
        </w:rPr>
        <w:t>.</w:t>
      </w:r>
      <w:r w:rsidRPr="00E93E71">
        <w:rPr>
          <w:rFonts w:hint="eastAsia"/>
          <w:b/>
          <w:bCs/>
        </w:rPr>
        <w:t xml:space="preserve"> </w:t>
      </w:r>
      <w:r w:rsidRPr="00E93E71">
        <w:rPr>
          <w:rFonts w:hint="eastAsia"/>
        </w:rPr>
        <w:t>Complete mitochondrial</w:t>
      </w:r>
      <w:r w:rsidRPr="00E93E71">
        <w:t xml:space="preserve"> genom</w:t>
      </w:r>
      <w:r w:rsidRPr="00E93E71">
        <w:rPr>
          <w:szCs w:val="21"/>
        </w:rPr>
        <w:t>e</w:t>
      </w:r>
      <w:r w:rsidRPr="00E93E71">
        <w:rPr>
          <w:rFonts w:hint="eastAsia"/>
          <w:szCs w:val="21"/>
        </w:rPr>
        <w:t xml:space="preserve"> </w:t>
      </w:r>
      <w:r w:rsidRPr="00E93E71">
        <w:rPr>
          <w:szCs w:val="21"/>
        </w:rPr>
        <w:t>collinear</w:t>
      </w:r>
      <w:r w:rsidRPr="00E93E71">
        <w:rPr>
          <w:rFonts w:hint="eastAsia"/>
          <w:szCs w:val="21"/>
        </w:rPr>
        <w:t>ity analy</w:t>
      </w:r>
      <w:r w:rsidRPr="00E93E71">
        <w:rPr>
          <w:szCs w:val="21"/>
        </w:rPr>
        <w:t>sis</w:t>
      </w:r>
      <w:r w:rsidRPr="00E93E71">
        <w:rPr>
          <w:rFonts w:hint="eastAsia"/>
          <w:szCs w:val="21"/>
        </w:rPr>
        <w:t xml:space="preserve"> between </w:t>
      </w:r>
      <w:r w:rsidRPr="00E93E71">
        <w:rPr>
          <w:rFonts w:hint="eastAsia"/>
          <w:i/>
          <w:iCs/>
        </w:rPr>
        <w:t>Rhodode</w:t>
      </w:r>
      <w:r w:rsidRPr="00E93E71">
        <w:rPr>
          <w:i/>
          <w:iCs/>
        </w:rPr>
        <w:t>ndron × pul</w:t>
      </w:r>
      <w:r w:rsidRPr="00E93E71">
        <w:rPr>
          <w:rFonts w:hint="eastAsia"/>
          <w:i/>
          <w:iCs/>
        </w:rPr>
        <w:t>chrum</w:t>
      </w:r>
      <w:r w:rsidRPr="00E93E71">
        <w:rPr>
          <w:rFonts w:hint="eastAsia"/>
          <w:szCs w:val="21"/>
        </w:rPr>
        <w:t xml:space="preserve"> and </w:t>
      </w:r>
      <w:r w:rsidRPr="00E93E71">
        <w:rPr>
          <w:rFonts w:hint="eastAsia"/>
          <w:i/>
          <w:iCs/>
          <w:szCs w:val="21"/>
        </w:rPr>
        <w:t>R</w:t>
      </w:r>
      <w:r w:rsidRPr="00E93E71">
        <w:t>.</w:t>
      </w:r>
      <w:r w:rsidRPr="00E93E71">
        <w:rPr>
          <w:rFonts w:hint="eastAsia"/>
          <w:i/>
          <w:iCs/>
          <w:szCs w:val="21"/>
        </w:rPr>
        <w:t xml:space="preserve"> simsii</w:t>
      </w:r>
      <w:r w:rsidRPr="00E93E71">
        <w:rPr>
          <w:iCs/>
          <w:szCs w:val="21"/>
        </w:rPr>
        <w:t>.</w:t>
      </w:r>
    </w:p>
    <w:p w14:paraId="456DCC7E" w14:textId="77777777" w:rsidR="00E67DAB" w:rsidRPr="00E93E71" w:rsidRDefault="00E67DAB" w:rsidP="00E67DAB">
      <w:pPr>
        <w:spacing w:afterLines="50" w:after="120"/>
        <w:rPr>
          <w:b/>
          <w:bCs/>
        </w:rPr>
      </w:pPr>
      <w:r w:rsidRPr="00E93E71">
        <w:rPr>
          <w:rFonts w:hint="eastAsia"/>
        </w:rPr>
        <w:t xml:space="preserve">Blue bars </w:t>
      </w:r>
      <w:r w:rsidRPr="00E93E71">
        <w:t>r</w:t>
      </w:r>
      <w:r w:rsidRPr="00E93E71">
        <w:rPr>
          <w:rFonts w:hint="eastAsia"/>
        </w:rPr>
        <w:t>e</w:t>
      </w:r>
      <w:r w:rsidRPr="00E93E71">
        <w:t>pre</w:t>
      </w:r>
      <w:r w:rsidRPr="00E93E71">
        <w:rPr>
          <w:rFonts w:hint="eastAsia"/>
        </w:rPr>
        <w:t>s</w:t>
      </w:r>
      <w:r w:rsidRPr="00E93E71">
        <w:t>ent</w:t>
      </w:r>
      <w:r w:rsidRPr="00E93E71">
        <w:rPr>
          <w:rFonts w:hint="eastAsia"/>
        </w:rPr>
        <w:t xml:space="preserve"> homologous high-scoring segment pairs in a codirectional orientation, whereas purple bars represent reversed pairs.</w:t>
      </w:r>
    </w:p>
    <w:p w14:paraId="204AC5DB" w14:textId="10A44816" w:rsidR="00E67DAB" w:rsidRPr="00E93E71" w:rsidRDefault="00E67DAB" w:rsidP="00E67DAB">
      <w:pPr>
        <w:spacing w:beforeLines="50"/>
        <w:rPr>
          <w:rFonts w:ascii="Palatino Linotype" w:eastAsia="Palatino Linotype" w:hAnsi="Palatino Linotype" w:cs="Palatino Linotype"/>
          <w:sz w:val="18"/>
          <w:szCs w:val="18"/>
        </w:rPr>
      </w:pPr>
      <w:r w:rsidRPr="00E93E71">
        <w:rPr>
          <w:rFonts w:hint="eastAsia"/>
          <w:b/>
          <w:bCs/>
          <w:noProof/>
        </w:rPr>
        <w:lastRenderedPageBreak/>
        <w:drawing>
          <wp:inline distT="0" distB="0" distL="0" distR="0" wp14:anchorId="24F24B3F" wp14:editId="0BAF87DC">
            <wp:extent cx="5269865" cy="5438775"/>
            <wp:effectExtent l="0" t="0" r="6985" b="9525"/>
            <wp:docPr id="3" name="图片 3" descr="Figure 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Figure S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E71">
        <w:rPr>
          <w:rFonts w:cs="Times New Roman"/>
          <w:b/>
          <w:szCs w:val="24"/>
        </w:rPr>
        <w:t xml:space="preserve"> Supplementary Figure </w:t>
      </w:r>
      <w:r w:rsidR="00982D7C" w:rsidRPr="00E93E71">
        <w:rPr>
          <w:rFonts w:cs="Times New Roman"/>
          <w:b/>
          <w:szCs w:val="24"/>
        </w:rPr>
        <w:t>4</w:t>
      </w:r>
      <w:r w:rsidRPr="00E93E71">
        <w:rPr>
          <w:rFonts w:cs="Times New Roman"/>
          <w:b/>
          <w:szCs w:val="24"/>
        </w:rPr>
        <w:t>.</w:t>
      </w:r>
      <w:r w:rsidRPr="00E93E71">
        <w:rPr>
          <w:rFonts w:hint="eastAsia"/>
          <w:b/>
          <w:bCs/>
        </w:rPr>
        <w:t xml:space="preserve"> </w:t>
      </w:r>
      <w:r w:rsidRPr="00E93E71">
        <w:rPr>
          <w:rFonts w:hint="eastAsia"/>
        </w:rPr>
        <w:t xml:space="preserve">Codon usage of the </w:t>
      </w:r>
      <w:r w:rsidRPr="00E93E71">
        <w:rPr>
          <w:rFonts w:hint="eastAsia"/>
          <w:i/>
          <w:iCs/>
        </w:rPr>
        <w:t>Rhodode</w:t>
      </w:r>
      <w:r w:rsidRPr="00E93E71">
        <w:rPr>
          <w:i/>
          <w:iCs/>
        </w:rPr>
        <w:t>ndron × pul</w:t>
      </w:r>
      <w:r w:rsidRPr="00E93E71">
        <w:rPr>
          <w:rFonts w:hint="eastAsia"/>
          <w:i/>
          <w:iCs/>
        </w:rPr>
        <w:t>chrum</w:t>
      </w:r>
      <w:r w:rsidRPr="00E93E71">
        <w:rPr>
          <w:rFonts w:hint="eastAsia"/>
        </w:rPr>
        <w:t xml:space="preserve"> chloroplast genome</w:t>
      </w:r>
      <w:r w:rsidRPr="00E93E71">
        <w:rPr>
          <w:rFonts w:ascii="Palatino Linotype" w:eastAsia="Palatino Linotype" w:hAnsi="Palatino Linotype" w:cs="Palatino Linotype"/>
          <w:sz w:val="18"/>
          <w:szCs w:val="18"/>
        </w:rPr>
        <w:t>.</w:t>
      </w:r>
    </w:p>
    <w:p w14:paraId="7E004C71" w14:textId="2C51CE1E" w:rsidR="00F85F6E" w:rsidRPr="00E93E71" w:rsidRDefault="00E67DAB" w:rsidP="00E67DAB">
      <w:r w:rsidRPr="00E93E71">
        <w:rPr>
          <w:rFonts w:hint="eastAsia"/>
        </w:rPr>
        <w:t>(RSCU, relative synonymous codon usage value)</w:t>
      </w:r>
      <w:r w:rsidR="00F85F6E" w:rsidRPr="00E93E71">
        <w:rPr>
          <w:rFonts w:cs="Times New Roman"/>
          <w:szCs w:val="21"/>
        </w:rPr>
        <w:br w:type="page"/>
      </w:r>
    </w:p>
    <w:p w14:paraId="0D8EE3BE" w14:textId="17ADE299" w:rsidR="0019779C" w:rsidRPr="00E93E71" w:rsidRDefault="0019779C" w:rsidP="00E67DAB">
      <w:pPr>
        <w:rPr>
          <w:bCs/>
        </w:rPr>
        <w:sectPr w:rsidR="0019779C" w:rsidRPr="00E93E71" w:rsidSect="0093429D">
          <w:headerReference w:type="even" r:id="rId12"/>
          <w:footerReference w:type="even" r:id="rId13"/>
          <w:footerReference w:type="default" r:id="rId14"/>
          <w:headerReference w:type="first" r:id="rId15"/>
          <w:pgSz w:w="12240" w:h="15840"/>
          <w:pgMar w:top="1138" w:right="1181" w:bottom="1138" w:left="1282" w:header="720" w:footer="720" w:gutter="0"/>
          <w:cols w:space="720"/>
          <w:titlePg/>
          <w:docGrid w:linePitch="360"/>
        </w:sectPr>
      </w:pPr>
    </w:p>
    <w:p w14:paraId="6104A2ED" w14:textId="3CE0DBD7" w:rsidR="001F1256" w:rsidRPr="00E93E71" w:rsidRDefault="001F1256">
      <w:pPr>
        <w:spacing w:before="0" w:after="200" w:line="276" w:lineRule="auto"/>
      </w:pPr>
    </w:p>
    <w:p w14:paraId="2385390E" w14:textId="77777777" w:rsidR="001F1256" w:rsidRPr="00E93E71" w:rsidRDefault="001F1256" w:rsidP="00E67DAB"/>
    <w:tbl>
      <w:tblPr>
        <w:tblpPr w:leftFromText="180" w:rightFromText="180" w:vertAnchor="text" w:horzAnchor="margin" w:tblpXSpec="center" w:tblpY="903"/>
        <w:tblOverlap w:val="never"/>
        <w:tblW w:w="5371" w:type="pct"/>
        <w:tblLook w:val="0000" w:firstRow="0" w:lastRow="0" w:firstColumn="0" w:lastColumn="0" w:noHBand="0" w:noVBand="0"/>
      </w:tblPr>
      <w:tblGrid>
        <w:gridCol w:w="1969"/>
        <w:gridCol w:w="1354"/>
        <w:gridCol w:w="1136"/>
        <w:gridCol w:w="1363"/>
        <w:gridCol w:w="808"/>
        <w:gridCol w:w="763"/>
        <w:gridCol w:w="1328"/>
        <w:gridCol w:w="1697"/>
        <w:gridCol w:w="1279"/>
        <w:gridCol w:w="1359"/>
        <w:gridCol w:w="1283"/>
        <w:gridCol w:w="888"/>
      </w:tblGrid>
      <w:tr w:rsidR="00E93E71" w:rsidRPr="00E93E71" w14:paraId="50B281C9" w14:textId="77777777" w:rsidTr="007E6F7E">
        <w:trPr>
          <w:trHeight w:val="430"/>
        </w:trPr>
        <w:tc>
          <w:tcPr>
            <w:tcW w:w="647" w:type="pct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noWrap/>
            <w:vAlign w:val="center"/>
          </w:tcPr>
          <w:p w14:paraId="74D6D99C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Sample name</w:t>
            </w:r>
          </w:p>
        </w:tc>
        <w:tc>
          <w:tcPr>
            <w:tcW w:w="1781" w:type="pct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1671E6B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 xml:space="preserve">Next-generation sequencing platform </w:t>
            </w:r>
          </w:p>
        </w:tc>
        <w:tc>
          <w:tcPr>
            <w:tcW w:w="2572" w:type="pct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noWrap/>
            <w:vAlign w:val="center"/>
          </w:tcPr>
          <w:p w14:paraId="1C06ECAE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 xml:space="preserve">Third-generation sequencing platform </w:t>
            </w:r>
          </w:p>
        </w:tc>
      </w:tr>
      <w:tr w:rsidR="00E93E71" w:rsidRPr="00E93E71" w14:paraId="6AE9AC7C" w14:textId="77777777" w:rsidTr="007E6F7E">
        <w:trPr>
          <w:trHeight w:val="280"/>
        </w:trPr>
        <w:tc>
          <w:tcPr>
            <w:tcW w:w="647" w:type="pct"/>
            <w:vMerge/>
            <w:tcBorders>
              <w:top w:val="single" w:sz="4" w:space="0" w:color="000000"/>
              <w:left w:val="nil"/>
              <w:bottom w:val="nil"/>
              <w:right w:val="nil"/>
            </w:tcBorders>
            <w:noWrap/>
            <w:vAlign w:val="center"/>
          </w:tcPr>
          <w:p w14:paraId="6B29ED29" w14:textId="77777777" w:rsidR="00E67DAB" w:rsidRPr="00E93E71" w:rsidRDefault="00E67DAB" w:rsidP="007E6F7E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445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27C2260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Clean reads (bp)</w:t>
            </w:r>
          </w:p>
        </w:tc>
        <w:tc>
          <w:tcPr>
            <w:tcW w:w="373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F3F86AE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Clean bases</w:t>
            </w:r>
          </w:p>
        </w:tc>
        <w:tc>
          <w:tcPr>
            <w:tcW w:w="448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31E97D4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Read length (bp)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7B378F5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Q30 (%)</w:t>
            </w:r>
          </w:p>
        </w:tc>
        <w:tc>
          <w:tcPr>
            <w:tcW w:w="251" w:type="pct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noWrap/>
            <w:vAlign w:val="center"/>
          </w:tcPr>
          <w:p w14:paraId="7B3419C7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GC (%)</w:t>
            </w:r>
          </w:p>
        </w:tc>
        <w:tc>
          <w:tcPr>
            <w:tcW w:w="436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8CDF223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Total pass reads</w:t>
            </w:r>
          </w:p>
        </w:tc>
        <w:tc>
          <w:tcPr>
            <w:tcW w:w="557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FCEF285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Total pass bases (GB)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13AAEEF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Maxlength (bp)</w:t>
            </w:r>
          </w:p>
        </w:tc>
        <w:tc>
          <w:tcPr>
            <w:tcW w:w="446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355DFC4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Meanlength (bp)</w:t>
            </w:r>
          </w:p>
        </w:tc>
        <w:tc>
          <w:tcPr>
            <w:tcW w:w="421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0762CFC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N50 length (bp)</w:t>
            </w:r>
          </w:p>
        </w:tc>
        <w:tc>
          <w:tcPr>
            <w:tcW w:w="292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0A87DA9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Mean QV</w:t>
            </w:r>
          </w:p>
        </w:tc>
      </w:tr>
      <w:tr w:rsidR="00E93E71" w:rsidRPr="00E93E71" w14:paraId="6F35B29F" w14:textId="77777777" w:rsidTr="007E6F7E">
        <w:trPr>
          <w:trHeight w:val="280"/>
        </w:trPr>
        <w:tc>
          <w:tcPr>
            <w:tcW w:w="647" w:type="pct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</w:tcPr>
          <w:p w14:paraId="218B1286" w14:textId="77777777" w:rsidR="00E67DAB" w:rsidRPr="00E93E71" w:rsidRDefault="00E67DAB" w:rsidP="007E6F7E">
            <w:pPr>
              <w:jc w:val="center"/>
              <w:textAlignment w:val="center"/>
              <w:rPr>
                <w:i/>
                <w:iCs/>
                <w:sz w:val="16"/>
                <w:szCs w:val="16"/>
              </w:rPr>
            </w:pPr>
            <w:r w:rsidRPr="00E93E71">
              <w:rPr>
                <w:i/>
                <w:iCs/>
                <w:sz w:val="16"/>
                <w:szCs w:val="16"/>
                <w:lang w:bidi="ar"/>
              </w:rPr>
              <w:t>Rhododendron × pulchrum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</w:tcPr>
          <w:p w14:paraId="6F5273B9" w14:textId="77777777" w:rsidR="00E67DAB" w:rsidRPr="00E93E71" w:rsidRDefault="00E67DAB" w:rsidP="007E6F7E">
            <w:pPr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36,533,204</w:t>
            </w:r>
          </w:p>
        </w:tc>
        <w:tc>
          <w:tcPr>
            <w:tcW w:w="373" w:type="pct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</w:tcPr>
          <w:p w14:paraId="492E6044" w14:textId="77777777" w:rsidR="00E67DAB" w:rsidRPr="00E93E71" w:rsidRDefault="00E67DAB" w:rsidP="007E6F7E">
            <w:pPr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5,479,980,600</w:t>
            </w:r>
          </w:p>
        </w:tc>
        <w:tc>
          <w:tcPr>
            <w:tcW w:w="448" w:type="pct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</w:tcPr>
          <w:p w14:paraId="132FE573" w14:textId="77777777" w:rsidR="00E67DAB" w:rsidRPr="00E93E71" w:rsidRDefault="00E67DAB" w:rsidP="007E6F7E">
            <w:pPr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150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</w:tcPr>
          <w:p w14:paraId="2F8230F7" w14:textId="77777777" w:rsidR="00E67DAB" w:rsidRPr="00E93E71" w:rsidRDefault="00E67DAB" w:rsidP="007E6F7E">
            <w:pPr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93.18</w:t>
            </w:r>
          </w:p>
        </w:tc>
        <w:tc>
          <w:tcPr>
            <w:tcW w:w="25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309D3272" w14:textId="77777777" w:rsidR="00E67DAB" w:rsidRPr="00E93E71" w:rsidRDefault="00E67DAB" w:rsidP="007E6F7E">
            <w:pPr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39.60%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</w:tcPr>
          <w:p w14:paraId="19A51A88" w14:textId="77777777" w:rsidR="00E67DAB" w:rsidRPr="00E93E71" w:rsidRDefault="00E67DAB" w:rsidP="007E6F7E">
            <w:pPr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5,364,975</w:t>
            </w:r>
          </w:p>
        </w:tc>
        <w:tc>
          <w:tcPr>
            <w:tcW w:w="557" w:type="pct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</w:tcPr>
          <w:p w14:paraId="6DF78216" w14:textId="77777777" w:rsidR="00E67DAB" w:rsidRPr="00E93E71" w:rsidRDefault="00E67DAB" w:rsidP="007E6F7E">
            <w:pPr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50.883</w:t>
            </w:r>
          </w:p>
        </w:tc>
        <w:tc>
          <w:tcPr>
            <w:tcW w:w="420" w:type="pct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</w:tcPr>
          <w:p w14:paraId="4B46660D" w14:textId="77777777" w:rsidR="00E67DAB" w:rsidRPr="00E93E71" w:rsidRDefault="00E67DAB" w:rsidP="007E6F7E">
            <w:pPr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438,985</w:t>
            </w:r>
          </w:p>
        </w:tc>
        <w:tc>
          <w:tcPr>
            <w:tcW w:w="446" w:type="pct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</w:tcPr>
          <w:p w14:paraId="66C5D577" w14:textId="77777777" w:rsidR="00E67DAB" w:rsidRPr="00E93E71" w:rsidRDefault="00E67DAB" w:rsidP="007E6F7E">
            <w:pPr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9,484.35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</w:tcPr>
          <w:p w14:paraId="4E9B20C7" w14:textId="77777777" w:rsidR="00E67DAB" w:rsidRPr="00E93E71" w:rsidRDefault="00E67DAB" w:rsidP="007E6F7E">
            <w:pPr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29,463</w:t>
            </w:r>
          </w:p>
        </w:tc>
        <w:tc>
          <w:tcPr>
            <w:tcW w:w="292" w:type="pct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center"/>
          </w:tcPr>
          <w:p w14:paraId="3045575F" w14:textId="77777777" w:rsidR="00E67DAB" w:rsidRPr="00E93E71" w:rsidRDefault="00E67DAB" w:rsidP="007E6F7E">
            <w:pPr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11.83</w:t>
            </w:r>
          </w:p>
        </w:tc>
      </w:tr>
    </w:tbl>
    <w:p w14:paraId="7A12792A" w14:textId="40B0097C" w:rsidR="00E67DAB" w:rsidRPr="00E93E71" w:rsidRDefault="00E67DAB" w:rsidP="00E67DAB">
      <w:pPr>
        <w:rPr>
          <w:sz w:val="22"/>
          <w:lang w:bidi="ar"/>
        </w:rPr>
      </w:pPr>
      <w:r w:rsidRPr="00E93E71">
        <w:rPr>
          <w:sz w:val="22"/>
          <w:lang w:bidi="ar"/>
        </w:rPr>
        <w:t xml:space="preserve"> </w:t>
      </w:r>
      <w:r w:rsidR="001E2B57" w:rsidRPr="00E93E71">
        <w:rPr>
          <w:rFonts w:cs="Times New Roman"/>
          <w:b/>
          <w:szCs w:val="24"/>
        </w:rPr>
        <w:t xml:space="preserve">Supplementary Table </w:t>
      </w:r>
      <w:r w:rsidR="00B945C9" w:rsidRPr="00E93E71">
        <w:rPr>
          <w:rFonts w:cs="Times New Roman"/>
          <w:b/>
          <w:szCs w:val="24"/>
        </w:rPr>
        <w:t>3</w:t>
      </w:r>
      <w:r w:rsidR="001E2B57" w:rsidRPr="00E93E71">
        <w:rPr>
          <w:rFonts w:cs="Times New Roman"/>
          <w:b/>
          <w:szCs w:val="24"/>
        </w:rPr>
        <w:t>.</w:t>
      </w:r>
      <w:r w:rsidRPr="00E93E71">
        <w:rPr>
          <w:sz w:val="22"/>
          <w:lang w:bidi="ar"/>
        </w:rPr>
        <w:t xml:space="preserve"> </w:t>
      </w:r>
      <w:r w:rsidRPr="00E93E71">
        <w:t>Summary of Sequencing statistics</w:t>
      </w:r>
    </w:p>
    <w:p w14:paraId="31BF46C1" w14:textId="77777777" w:rsidR="00E67DAB" w:rsidRPr="00E93E71" w:rsidRDefault="00E67DAB" w:rsidP="00E67DAB">
      <w:pPr>
        <w:rPr>
          <w:sz w:val="22"/>
          <w:lang w:bidi="ar"/>
        </w:rPr>
      </w:pPr>
    </w:p>
    <w:p w14:paraId="1C616F28" w14:textId="77777777" w:rsidR="000D6831" w:rsidRPr="00E93E71" w:rsidRDefault="000D6831" w:rsidP="00E67DAB">
      <w:pPr>
        <w:rPr>
          <w:sz w:val="22"/>
          <w:lang w:bidi="ar"/>
        </w:rPr>
        <w:sectPr w:rsidR="000D6831" w:rsidRPr="00E93E71" w:rsidSect="000D6831">
          <w:pgSz w:w="15840" w:h="12240" w:orient="landscape"/>
          <w:pgMar w:top="1282" w:right="1138" w:bottom="1181" w:left="1138" w:header="720" w:footer="720" w:gutter="0"/>
          <w:cols w:space="720"/>
          <w:titlePg/>
          <w:docGrid w:linePitch="360"/>
        </w:sectPr>
      </w:pPr>
    </w:p>
    <w:p w14:paraId="2CBCE636" w14:textId="17EF3B75" w:rsidR="00E67DAB" w:rsidRPr="00E93E71" w:rsidRDefault="000D6831" w:rsidP="00E67DAB">
      <w:pPr>
        <w:rPr>
          <w:szCs w:val="24"/>
          <w:lang w:bidi="ar"/>
        </w:rPr>
      </w:pPr>
      <w:r w:rsidRPr="00E93E71">
        <w:rPr>
          <w:rFonts w:cs="Times New Roman"/>
          <w:b/>
          <w:szCs w:val="24"/>
        </w:rPr>
        <w:lastRenderedPageBreak/>
        <w:t xml:space="preserve">Supplementary Table </w:t>
      </w:r>
      <w:r w:rsidR="00B945C9" w:rsidRPr="00E93E71">
        <w:rPr>
          <w:rFonts w:cs="Times New Roman"/>
          <w:b/>
          <w:szCs w:val="24"/>
        </w:rPr>
        <w:t>4</w:t>
      </w:r>
      <w:r w:rsidRPr="00E93E71">
        <w:rPr>
          <w:rFonts w:cs="Times New Roman"/>
          <w:b/>
          <w:szCs w:val="24"/>
        </w:rPr>
        <w:t>.</w:t>
      </w:r>
      <w:r w:rsidR="00E67DAB" w:rsidRPr="00E93E71">
        <w:rPr>
          <w:sz w:val="22"/>
          <w:lang w:bidi="ar"/>
        </w:rPr>
        <w:t xml:space="preserve"> </w:t>
      </w:r>
      <w:r w:rsidR="00E67DAB" w:rsidRPr="00E93E71">
        <w:rPr>
          <w:szCs w:val="24"/>
          <w:lang w:bidi="ar"/>
        </w:rPr>
        <w:t xml:space="preserve">Base composition of the </w:t>
      </w:r>
      <w:r w:rsidR="00E67DAB" w:rsidRPr="00E93E71">
        <w:rPr>
          <w:i/>
          <w:iCs/>
          <w:szCs w:val="24"/>
          <w:lang w:bidi="ar"/>
        </w:rPr>
        <w:t>R</w:t>
      </w:r>
      <w:r w:rsidR="00664F15" w:rsidRPr="00E93E71">
        <w:rPr>
          <w:i/>
          <w:iCs/>
          <w:szCs w:val="24"/>
          <w:lang w:bidi="ar"/>
        </w:rPr>
        <w:t>hododendron</w:t>
      </w:r>
      <w:r w:rsidR="00664F15" w:rsidRPr="00E93E71">
        <w:rPr>
          <w:rFonts w:cs="Times New Roman"/>
          <w:i/>
          <w:iCs/>
          <w:szCs w:val="24"/>
          <w:lang w:bidi="ar"/>
        </w:rPr>
        <w:t xml:space="preserve"> ×</w:t>
      </w:r>
      <w:r w:rsidR="00E67DAB" w:rsidRPr="00E93E71">
        <w:rPr>
          <w:i/>
          <w:iCs/>
          <w:szCs w:val="24"/>
          <w:lang w:bidi="ar"/>
        </w:rPr>
        <w:t xml:space="preserve"> pulchrum</w:t>
      </w:r>
      <w:r w:rsidR="00E67DAB" w:rsidRPr="00E93E71">
        <w:rPr>
          <w:szCs w:val="24"/>
          <w:lang w:bidi="ar"/>
        </w:rPr>
        <w:t xml:space="preserve"> mitochondrial genome.</w:t>
      </w:r>
    </w:p>
    <w:tbl>
      <w:tblPr>
        <w:tblW w:w="4998" w:type="pct"/>
        <w:tblLook w:val="0000" w:firstRow="0" w:lastRow="0" w:firstColumn="0" w:lastColumn="0" w:noHBand="0" w:noVBand="0"/>
      </w:tblPr>
      <w:tblGrid>
        <w:gridCol w:w="2436"/>
        <w:gridCol w:w="1246"/>
        <w:gridCol w:w="1246"/>
        <w:gridCol w:w="1249"/>
        <w:gridCol w:w="1249"/>
        <w:gridCol w:w="1249"/>
        <w:gridCol w:w="1098"/>
      </w:tblGrid>
      <w:tr w:rsidR="00E93E71" w:rsidRPr="00E93E71" w14:paraId="75A25EA1" w14:textId="77777777" w:rsidTr="007E6F7E">
        <w:trPr>
          <w:trHeight w:val="600"/>
        </w:trPr>
        <w:tc>
          <w:tcPr>
            <w:tcW w:w="1246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5D868D3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rFonts w:hint="eastAsia"/>
                <w:b/>
                <w:bCs/>
                <w:lang w:bidi="ar"/>
              </w:rPr>
              <w:t>S</w:t>
            </w:r>
            <w:r w:rsidRPr="00E93E71">
              <w:rPr>
                <w:b/>
                <w:bCs/>
                <w:lang w:bidi="ar"/>
              </w:rPr>
              <w:t>tatistics</w:t>
            </w:r>
          </w:p>
        </w:tc>
        <w:tc>
          <w:tcPr>
            <w:tcW w:w="637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A3A643C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A</w:t>
            </w:r>
          </w:p>
        </w:tc>
        <w:tc>
          <w:tcPr>
            <w:tcW w:w="637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6D2415C1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T (U)</w:t>
            </w:r>
          </w:p>
        </w:tc>
        <w:tc>
          <w:tcPr>
            <w:tcW w:w="638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C6383A7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C</w:t>
            </w:r>
          </w:p>
        </w:tc>
        <w:tc>
          <w:tcPr>
            <w:tcW w:w="638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0BE5EEF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G</w:t>
            </w:r>
          </w:p>
        </w:tc>
        <w:tc>
          <w:tcPr>
            <w:tcW w:w="638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24CB252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G + C</w:t>
            </w:r>
          </w:p>
        </w:tc>
        <w:tc>
          <w:tcPr>
            <w:tcW w:w="561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361AFCF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Total</w:t>
            </w:r>
          </w:p>
        </w:tc>
      </w:tr>
      <w:tr w:rsidR="00E93E71" w:rsidRPr="00E93E71" w14:paraId="60ABDC07" w14:textId="77777777" w:rsidTr="007E6F7E">
        <w:trPr>
          <w:trHeight w:val="310"/>
        </w:trPr>
        <w:tc>
          <w:tcPr>
            <w:tcW w:w="12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153CCC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Frequency</w:t>
            </w:r>
          </w:p>
        </w:tc>
        <w:tc>
          <w:tcPr>
            <w:tcW w:w="6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CA571E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221,453</w:t>
            </w:r>
          </w:p>
        </w:tc>
        <w:tc>
          <w:tcPr>
            <w:tcW w:w="6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7D013A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221,801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A4D40D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187,046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67E996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186,110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790ADD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373,156</w:t>
            </w:r>
          </w:p>
        </w:tc>
        <w:tc>
          <w:tcPr>
            <w:tcW w:w="5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A2A54A" w14:textId="77777777" w:rsidR="00E67DAB" w:rsidRPr="00E93E71" w:rsidRDefault="00E67DAB" w:rsidP="007E6F7E">
            <w:pPr>
              <w:jc w:val="center"/>
              <w:rPr>
                <w:rFonts w:ascii="宋体" w:hAnsi="宋体" w:cs="宋体"/>
              </w:rPr>
            </w:pPr>
          </w:p>
        </w:tc>
      </w:tr>
      <w:tr w:rsidR="00E67DAB" w:rsidRPr="00E93E71" w14:paraId="65577915" w14:textId="77777777" w:rsidTr="007E6F7E">
        <w:trPr>
          <w:trHeight w:val="310"/>
        </w:trPr>
        <w:tc>
          <w:tcPr>
            <w:tcW w:w="124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C24D1B5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 xml:space="preserve">Percentage </w:t>
            </w:r>
            <w:r w:rsidRPr="00E93E71">
              <w:rPr>
                <w:rStyle w:val="font11"/>
                <w:b w:val="0"/>
                <w:bCs w:val="0"/>
                <w:color w:val="auto"/>
                <w:lang w:bidi="ar"/>
              </w:rPr>
              <w:t>（</w:t>
            </w:r>
            <w:r w:rsidRPr="00E93E71">
              <w:rPr>
                <w:rStyle w:val="font31"/>
                <w:b w:val="0"/>
                <w:bCs w:val="0"/>
                <w:color w:val="auto"/>
                <w:lang w:bidi="ar"/>
              </w:rPr>
              <w:t>%</w:t>
            </w:r>
            <w:r w:rsidRPr="00E93E71">
              <w:rPr>
                <w:rStyle w:val="font11"/>
                <w:b w:val="0"/>
                <w:bCs w:val="0"/>
                <w:color w:val="auto"/>
                <w:lang w:bidi="ar"/>
              </w:rPr>
              <w:t>）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6B8DEC6F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27.10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EB45CCE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27.20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85915B1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22.90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7CA1EC62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22.80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6AF65792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45.70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078A7281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100.00</w:t>
            </w:r>
          </w:p>
        </w:tc>
      </w:tr>
    </w:tbl>
    <w:p w14:paraId="67CCF9A3" w14:textId="77777777" w:rsidR="00E67DAB" w:rsidRPr="00E93E71" w:rsidRDefault="00E67DAB" w:rsidP="00E67DAB">
      <w:pPr>
        <w:rPr>
          <w:lang w:bidi="ar"/>
        </w:rPr>
      </w:pPr>
    </w:p>
    <w:p w14:paraId="3D91C858" w14:textId="77777777" w:rsidR="00E67DAB" w:rsidRPr="00E93E71" w:rsidRDefault="00E67DAB" w:rsidP="00E67DAB">
      <w:pPr>
        <w:rPr>
          <w:lang w:bidi="ar"/>
        </w:rPr>
      </w:pPr>
    </w:p>
    <w:p w14:paraId="1CBFA18D" w14:textId="63BB29AB" w:rsidR="00E67DAB" w:rsidRPr="00E93E71" w:rsidRDefault="00E67DAB" w:rsidP="00E67DAB">
      <w:pPr>
        <w:rPr>
          <w:sz w:val="22"/>
          <w:lang w:bidi="ar"/>
        </w:rPr>
      </w:pPr>
      <w:r w:rsidRPr="00E93E71">
        <w:rPr>
          <w:lang w:bidi="ar"/>
        </w:rPr>
        <w:br w:type="page"/>
      </w:r>
      <w:r w:rsidR="00A1420A" w:rsidRPr="00E93E71">
        <w:rPr>
          <w:rFonts w:cs="Times New Roman"/>
          <w:b/>
          <w:szCs w:val="24"/>
        </w:rPr>
        <w:lastRenderedPageBreak/>
        <w:t xml:space="preserve">Supplementary Table </w:t>
      </w:r>
      <w:r w:rsidR="00B945C9" w:rsidRPr="00E93E71">
        <w:rPr>
          <w:rFonts w:cs="Times New Roman"/>
          <w:b/>
          <w:szCs w:val="24"/>
        </w:rPr>
        <w:t>5</w:t>
      </w:r>
      <w:r w:rsidR="00A1420A" w:rsidRPr="00E93E71">
        <w:rPr>
          <w:rFonts w:cs="Times New Roman"/>
          <w:b/>
          <w:szCs w:val="24"/>
        </w:rPr>
        <w:t>.</w:t>
      </w:r>
      <w:r w:rsidRPr="00E93E71">
        <w:rPr>
          <w:lang w:bidi="ar"/>
        </w:rPr>
        <w:t xml:space="preserve"> Codon-anticodon recognition patterns and codon usage of the </w:t>
      </w:r>
      <w:r w:rsidRPr="00E93E71">
        <w:rPr>
          <w:i/>
          <w:iCs/>
          <w:lang w:bidi="ar"/>
        </w:rPr>
        <w:t>Rhododendron × pulchrum</w:t>
      </w:r>
      <w:r w:rsidRPr="00E93E71">
        <w:rPr>
          <w:lang w:bidi="ar"/>
        </w:rPr>
        <w:t xml:space="preserve"> mitochondrial genome.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450"/>
        <w:gridCol w:w="957"/>
        <w:gridCol w:w="1892"/>
        <w:gridCol w:w="1777"/>
        <w:gridCol w:w="1310"/>
        <w:gridCol w:w="2391"/>
      </w:tblGrid>
      <w:tr w:rsidR="00E93E71" w:rsidRPr="00E93E71" w14:paraId="4BBF1013" w14:textId="77777777" w:rsidTr="00D12257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7EA55FE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Amino Acid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95E392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 xml:space="preserve"> Codon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EC270A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 xml:space="preserve">Percentage of the same acid </w:t>
            </w:r>
            <w:r w:rsidRPr="00E93E71">
              <w:rPr>
                <w:rStyle w:val="font51"/>
                <w:color w:val="auto"/>
                <w:lang w:bidi="ar"/>
              </w:rPr>
              <w:t>(%)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46832A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Percentage of all codon (%)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C6ADEF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Frequency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AF7B3F2" w14:textId="77777777" w:rsidR="00E67DAB" w:rsidRPr="00E93E71" w:rsidRDefault="00E67DAB" w:rsidP="00E43760">
            <w:pPr>
              <w:spacing w:before="0" w:after="0"/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relative synonymous codon usage value (RSCU)</w:t>
            </w:r>
          </w:p>
        </w:tc>
      </w:tr>
      <w:tr w:rsidR="00E93E71" w:rsidRPr="00E93E71" w14:paraId="703028D4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D8757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Ala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1FBB9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GCA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6C437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25.70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65A54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1.63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82FF6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182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8C94A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1.03</w:t>
            </w:r>
          </w:p>
        </w:tc>
      </w:tr>
      <w:tr w:rsidR="00E93E71" w:rsidRPr="00E93E71" w14:paraId="1743DEAC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9B3C8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Ala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6D2BD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GCC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38483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24.00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37B77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1.52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86BE6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44462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0.96</w:t>
            </w:r>
          </w:p>
        </w:tc>
      </w:tr>
      <w:tr w:rsidR="00E93E71" w:rsidRPr="00E93E71" w14:paraId="6E02669F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C22F2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Ala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9877C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GCG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383AD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12.30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35A492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0.78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F7287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D741C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0.49</w:t>
            </w:r>
          </w:p>
        </w:tc>
      </w:tr>
      <w:tr w:rsidR="00E93E71" w:rsidRPr="00E93E71" w14:paraId="343F9EDC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27D5F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Ala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48A72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GCU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42043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37.90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A9C6B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3A498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24A0F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1.52</w:t>
            </w:r>
          </w:p>
        </w:tc>
      </w:tr>
      <w:tr w:rsidR="00E93E71" w:rsidRPr="00E93E71" w14:paraId="700FF952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BE3F2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Cys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8A98B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UGC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113F2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39.30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B0AE7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0.57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22936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7EA86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0.79</w:t>
            </w:r>
          </w:p>
        </w:tc>
      </w:tr>
      <w:tr w:rsidR="00E93E71" w:rsidRPr="00E93E71" w14:paraId="5949FD23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DCA092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Cys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08DC8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UGU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00F89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60.70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4C9E2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0.88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5B2E8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14E96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1.21</w:t>
            </w:r>
          </w:p>
        </w:tc>
      </w:tr>
      <w:tr w:rsidR="00E93E71" w:rsidRPr="00E93E71" w14:paraId="74906445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810BD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Asp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AF448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GAC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E5466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32.40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CA1F2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0.98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19F72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2C7BA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0.65</w:t>
            </w:r>
          </w:p>
        </w:tc>
      </w:tr>
      <w:tr w:rsidR="00E93E71" w:rsidRPr="00E93E71" w14:paraId="295013A8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63AAA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Asp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9748D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GAU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D287C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67.60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B0643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017A4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BCF00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1.35</w:t>
            </w:r>
          </w:p>
        </w:tc>
      </w:tr>
      <w:tr w:rsidR="00E93E71" w:rsidRPr="00E93E71" w14:paraId="0C50D6E0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0EDDD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Glu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61315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GAA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AF6F5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69.00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501B3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305A4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034A9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1.38</w:t>
            </w:r>
          </w:p>
        </w:tc>
      </w:tr>
      <w:tr w:rsidR="00E93E71" w:rsidRPr="00E93E71" w14:paraId="27DB4D59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50115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Glu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B4FDE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GAG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7D90E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31.00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2E10F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4EB6E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CB21C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0.62</w:t>
            </w:r>
          </w:p>
        </w:tc>
      </w:tr>
      <w:tr w:rsidR="00E93E71" w:rsidRPr="00E93E71" w14:paraId="2EB6CE7D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330D7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Phe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97BE8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UUC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7450D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43.00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4F7E8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3.06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B5390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59F91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0.86</w:t>
            </w:r>
          </w:p>
        </w:tc>
      </w:tr>
      <w:tr w:rsidR="00E93E71" w:rsidRPr="00E93E71" w14:paraId="28EA3280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1C5C1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Phe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06A20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UUU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83743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57.00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0E0AF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4.06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C78D4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454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83DE0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1.14</w:t>
            </w:r>
          </w:p>
        </w:tc>
      </w:tr>
      <w:tr w:rsidR="00E93E71" w:rsidRPr="00E93E71" w14:paraId="352B79F7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A01E8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C1276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GGA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121B0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35.30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A479C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2.52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E04F5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4F743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1.41</w:t>
            </w:r>
          </w:p>
        </w:tc>
      </w:tr>
      <w:tr w:rsidR="00E93E71" w:rsidRPr="00E93E71" w14:paraId="7E4BF78F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F2D3D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B5DA8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GGC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8CB3A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12.70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D4BBE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395A2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4507E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0.51</w:t>
            </w:r>
          </w:p>
        </w:tc>
      </w:tr>
      <w:tr w:rsidR="00E93E71" w:rsidRPr="00E93E71" w14:paraId="58C0819B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652B5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3BEB1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GGG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B6A652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20.60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17973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1.46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11FE3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53466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0.82</w:t>
            </w:r>
          </w:p>
        </w:tc>
      </w:tr>
      <w:tr w:rsidR="00E93E71" w:rsidRPr="00E93E71" w14:paraId="6415C63F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390D3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BDFFF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GGU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120EC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31.50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CDFD4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795DF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176F4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1.26</w:t>
            </w:r>
          </w:p>
        </w:tc>
      </w:tr>
      <w:tr w:rsidR="00E93E71" w:rsidRPr="00E93E71" w14:paraId="5CD442C8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6340A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His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B4BB8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CAC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8B415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21.80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55DCB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0.55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01A1A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A3C54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0.44</w:t>
            </w:r>
          </w:p>
        </w:tc>
      </w:tr>
      <w:tr w:rsidR="00E93E71" w:rsidRPr="00E93E71" w14:paraId="2BBDEB38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12D48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His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6F87F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CAU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C021E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78.20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E0F7C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1.99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8E5FF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03617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1.56</w:t>
            </w:r>
          </w:p>
        </w:tc>
      </w:tr>
      <w:tr w:rsidR="00E93E71" w:rsidRPr="00E93E71" w14:paraId="288B8C7C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F57B8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Ile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913FC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AUA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49F0D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28.10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AA5A7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2.22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5DCE6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C3A48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0.84</w:t>
            </w:r>
          </w:p>
        </w:tc>
      </w:tr>
      <w:tr w:rsidR="00E93E71" w:rsidRPr="00E93E71" w14:paraId="4C9A145E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9948C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Ile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8A3BC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AUC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235B2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29.40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6D446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E7188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A615A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0.88</w:t>
            </w:r>
          </w:p>
        </w:tc>
      </w:tr>
      <w:tr w:rsidR="00E93E71" w:rsidRPr="00E93E71" w14:paraId="4482DC5A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0C2C6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Ile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10EFA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AUU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C6608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42.50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73431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3.36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E092F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737CA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1.28</w:t>
            </w:r>
          </w:p>
        </w:tc>
      </w:tr>
      <w:tr w:rsidR="00E93E71" w:rsidRPr="00E93E71" w14:paraId="1C646B72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4C4AE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Lys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E344F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AAA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D9435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60.50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F966B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E6CCC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4BCF8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1.21</w:t>
            </w:r>
          </w:p>
        </w:tc>
      </w:tr>
      <w:tr w:rsidR="00E93E71" w:rsidRPr="00E93E71" w14:paraId="6291D6EF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7AB74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Lys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D4ECF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AAG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947E7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39.50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C4DC9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1.49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50928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1346D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0.79</w:t>
            </w:r>
          </w:p>
        </w:tc>
      </w:tr>
      <w:tr w:rsidR="00E93E71" w:rsidRPr="00E93E71" w14:paraId="7EBEE62E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EF827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Leu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6BE6F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CUA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8786B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14.90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48DCB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1.72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496E4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19041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0.89</w:t>
            </w:r>
          </w:p>
        </w:tc>
      </w:tr>
      <w:tr w:rsidR="00E93E71" w:rsidRPr="00E93E71" w14:paraId="16B42C5A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916E6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Leu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45D48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CUC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F6971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9.90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0FC7D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7265A2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B1F29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1.16</w:t>
            </w:r>
          </w:p>
        </w:tc>
      </w:tr>
      <w:tr w:rsidR="00E93E71" w:rsidRPr="00E93E71" w14:paraId="3EC367D6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16339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Leu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C5F8D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CUG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E8AA9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10.90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E57C8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1.26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E75C2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C7097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0.65</w:t>
            </w:r>
          </w:p>
        </w:tc>
      </w:tr>
      <w:tr w:rsidR="00E93E71" w:rsidRPr="00E93E71" w14:paraId="15DA5F14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73406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Leu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7A8A1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CUU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10193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21.10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A4987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2.45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7AEC2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C12CA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1.26</w:t>
            </w:r>
          </w:p>
        </w:tc>
      </w:tr>
      <w:tr w:rsidR="00E93E71" w:rsidRPr="00E93E71" w14:paraId="74107829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7E516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Leu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053BF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UUA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DAA6C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24.60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3D330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2.85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DA79D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81FE9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1.47</w:t>
            </w:r>
          </w:p>
        </w:tc>
      </w:tr>
      <w:tr w:rsidR="00E93E71" w:rsidRPr="00E93E71" w14:paraId="55FC0F81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DEBB9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Leu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CFBC6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UUG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7C148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18.60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2D9AE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2.16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9D3BE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10FE6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1.13</w:t>
            </w:r>
          </w:p>
        </w:tc>
      </w:tr>
      <w:tr w:rsidR="00E93E71" w:rsidRPr="00E93E71" w14:paraId="15A01A64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EBA54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Met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3141D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AUG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B841F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100.00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C70DD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2.77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6B205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C5642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</w:t>
            </w:r>
          </w:p>
        </w:tc>
      </w:tr>
      <w:tr w:rsidR="00E93E71" w:rsidRPr="00E93E71" w14:paraId="159304BB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21293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Asn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3740B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AAC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BA20C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34.30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88D8B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EE136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6B687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0.69</w:t>
            </w:r>
          </w:p>
        </w:tc>
      </w:tr>
      <w:tr w:rsidR="00E93E71" w:rsidRPr="00E93E71" w14:paraId="22EF57A2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29449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Asn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381ED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AAU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04898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65.70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1CF57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01552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2DB11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1.31</w:t>
            </w:r>
          </w:p>
        </w:tc>
      </w:tr>
      <w:tr w:rsidR="00E93E71" w:rsidRPr="00E93E71" w14:paraId="344A20CB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01B5F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Pro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AFD0C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CCA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EA282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28.40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135EA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1.43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22D12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BED6F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1.14</w:t>
            </w:r>
          </w:p>
        </w:tc>
      </w:tr>
      <w:tr w:rsidR="00E93E71" w:rsidRPr="00E93E71" w14:paraId="794F5E3E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D8DBC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Pro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73F99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CCC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3B9A1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19.70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945B3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0.99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7AF9F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D4FF3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0.79</w:t>
            </w:r>
          </w:p>
        </w:tc>
      </w:tr>
      <w:tr w:rsidR="00E93E71" w:rsidRPr="00E93E71" w14:paraId="64347BDD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DF6BB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Pro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3539F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CCG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FD2F1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14.60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03687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0.73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CB1CB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191B2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0.58</w:t>
            </w:r>
          </w:p>
        </w:tc>
      </w:tr>
      <w:tr w:rsidR="00E93E71" w:rsidRPr="00E93E71" w14:paraId="72FAE331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80CA6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Pro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E22B6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CCU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A7378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37.30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090EB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1.88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86DE9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17469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1.49</w:t>
            </w:r>
          </w:p>
        </w:tc>
      </w:tr>
      <w:tr w:rsidR="00E93E71" w:rsidRPr="00E93E71" w14:paraId="14B5C461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EAC9B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Gln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48143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CAA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3C736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74.10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24D03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1.95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54FA5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13C692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1.48</w:t>
            </w:r>
          </w:p>
        </w:tc>
      </w:tr>
      <w:tr w:rsidR="00E93E71" w:rsidRPr="00E93E71" w14:paraId="30ED5DA5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3B81F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Gln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F5106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CAG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834A6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25.90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CA75D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0.68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1673F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6BCEE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0.52</w:t>
            </w:r>
          </w:p>
        </w:tc>
      </w:tr>
      <w:tr w:rsidR="00E93E71" w:rsidRPr="00E93E71" w14:paraId="3461A018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2E41B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Arg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9C850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AGA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A7BB6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24.60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CC324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1.46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B2D1C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2660F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1.48</w:t>
            </w:r>
          </w:p>
        </w:tc>
      </w:tr>
      <w:tr w:rsidR="00E93E71" w:rsidRPr="00E93E71" w14:paraId="34494C10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478872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Arg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4A3B1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AGG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C95AE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11.80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B1852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4EAB5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1149C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0.71</w:t>
            </w:r>
          </w:p>
        </w:tc>
      </w:tr>
      <w:tr w:rsidR="00E93E71" w:rsidRPr="00E93E71" w14:paraId="1BDD2834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F7CEB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Arg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C11DB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CGA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9DBEF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22.30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B4AAA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03B21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D40C0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1.34</w:t>
            </w:r>
          </w:p>
        </w:tc>
      </w:tr>
      <w:tr w:rsidR="00E93E71" w:rsidRPr="00E93E71" w14:paraId="39FC8D85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5C2252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Arg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9D5C9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CGC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F5B43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9.90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0EA39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0.59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A62E32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470E4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0.59</w:t>
            </w:r>
          </w:p>
        </w:tc>
      </w:tr>
      <w:tr w:rsidR="00E93E71" w:rsidRPr="00E93E71" w14:paraId="5DAA1243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CDF03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lastRenderedPageBreak/>
              <w:t>Arg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858A6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CGG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1C81F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12.00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B3B3A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FF16D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1BC03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0.72</w:t>
            </w:r>
          </w:p>
        </w:tc>
      </w:tr>
      <w:tr w:rsidR="00E93E71" w:rsidRPr="00E93E71" w14:paraId="313B8FA7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8B801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Arg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BDAD7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CGU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B4E0D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19.30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2332F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66D57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17343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0.59</w:t>
            </w:r>
          </w:p>
        </w:tc>
      </w:tr>
      <w:tr w:rsidR="00E93E71" w:rsidRPr="00E93E71" w14:paraId="224C5CEB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02D9C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Ser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6A690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AGC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4C56C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10.70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A93E2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0.96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C2F4D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37308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0.64</w:t>
            </w:r>
          </w:p>
        </w:tc>
      </w:tr>
      <w:tr w:rsidR="00E93E71" w:rsidRPr="00E93E71" w14:paraId="0D6FABB1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95629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Ser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F4E03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AGU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49E31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19.00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99A5A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7599C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99C03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1.08</w:t>
            </w:r>
          </w:p>
        </w:tc>
      </w:tr>
      <w:tr w:rsidR="00E93E71" w:rsidRPr="00E93E71" w14:paraId="4FA8B3CB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1A512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Ser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A7692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UCA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79FB4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17.80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A97AC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1.59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D90A8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75A0D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1.07</w:t>
            </w:r>
          </w:p>
        </w:tc>
      </w:tr>
      <w:tr w:rsidR="00E93E71" w:rsidRPr="00E93E71" w14:paraId="26438FFF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06627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Ser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FC426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UCC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8C34B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17.20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CF65B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1.54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7ED6E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07548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1.03</w:t>
            </w:r>
          </w:p>
        </w:tc>
      </w:tr>
      <w:tr w:rsidR="00E93E71" w:rsidRPr="00E93E71" w14:paraId="2D863257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F7FD4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Ser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BB9BB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UCG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5204B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13.40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8C9C2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1.20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4F67A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4913B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0.8</w:t>
            </w:r>
          </w:p>
        </w:tc>
      </w:tr>
      <w:tr w:rsidR="00E93E71" w:rsidRPr="00E93E71" w14:paraId="6E0874FA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460BC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Ser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3F62E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UCU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C32BC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21.90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73AA5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1.96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5BA4A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C85F9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1.31</w:t>
            </w:r>
          </w:p>
        </w:tc>
      </w:tr>
      <w:tr w:rsidR="00E93E71" w:rsidRPr="00E93E71" w14:paraId="0D29CE7B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7C997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Thr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17A9B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ACA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D6C2A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24.90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F5323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953E4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82134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</w:t>
            </w:r>
          </w:p>
        </w:tc>
      </w:tr>
      <w:tr w:rsidR="00E93E71" w:rsidRPr="00E93E71" w14:paraId="1E092CD7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E2EFB2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Thr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123D2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ACC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C1EC6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26.80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97B57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1A568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77266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1.07</w:t>
            </w:r>
          </w:p>
        </w:tc>
      </w:tr>
      <w:tr w:rsidR="00E93E71" w:rsidRPr="00E93E71" w14:paraId="31C84770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09EB6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Thr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98AA3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ACG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C67A4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12.70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4E23D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0.65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C23A3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40FA1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0.51</w:t>
            </w:r>
          </w:p>
        </w:tc>
      </w:tr>
      <w:tr w:rsidR="00E93E71" w:rsidRPr="00E93E71" w14:paraId="247FB776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6954C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Thr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E7106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ACU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6CB6F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35.50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B3745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826B2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553FD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1.42</w:t>
            </w:r>
          </w:p>
        </w:tc>
      </w:tr>
      <w:tr w:rsidR="00E93E71" w:rsidRPr="00E93E71" w14:paraId="6BEC3F73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ADE9D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Val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F1550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GUA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5862B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27.00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CFA02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40EA2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64250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1.14</w:t>
            </w:r>
          </w:p>
        </w:tc>
      </w:tr>
      <w:tr w:rsidR="00E93E71" w:rsidRPr="00E93E71" w14:paraId="7968838A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4AFF6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Val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362B7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GUC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2DCAB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18.40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C6DCE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1.16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1608A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579E8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0.74</w:t>
            </w:r>
          </w:p>
        </w:tc>
      </w:tr>
      <w:tr w:rsidR="00E93E71" w:rsidRPr="00E93E71" w14:paraId="550EE994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8B4CA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Val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09795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GUG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7FE48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23.10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6FE40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1.46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8C465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73A1B2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0.92</w:t>
            </w:r>
          </w:p>
        </w:tc>
      </w:tr>
      <w:tr w:rsidR="00E93E71" w:rsidRPr="00E93E71" w14:paraId="6C908EAB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23AA4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Val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486BF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GUU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63AEF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31.50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3BFC5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1.98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4C81C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1C7A6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1.26</w:t>
            </w:r>
          </w:p>
        </w:tc>
      </w:tr>
      <w:tr w:rsidR="00E93E71" w:rsidRPr="00E93E71" w14:paraId="074D1BE0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BE1A7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Trp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09900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UGG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E67B96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100.00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200D2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1.56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A6A49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04C02C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</w:t>
            </w:r>
          </w:p>
        </w:tc>
      </w:tr>
      <w:tr w:rsidR="00E93E71" w:rsidRPr="00E93E71" w14:paraId="6DC429E5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33033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Tyr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0F409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UAC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2D414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25.70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2F61D7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0.85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C975E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BD286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0.51</w:t>
            </w:r>
          </w:p>
        </w:tc>
      </w:tr>
      <w:tr w:rsidR="00E93E71" w:rsidRPr="00E93E71" w14:paraId="216A10C3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8829A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Tyr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B2E86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UAU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8B61A2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74.30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2D5AF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2.45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08A5A1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C6E5C9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1.49</w:t>
            </w:r>
          </w:p>
        </w:tc>
      </w:tr>
      <w:tr w:rsidR="00E93E71" w:rsidRPr="00E93E71" w14:paraId="34DBB9BC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11B9E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16453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TAA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6AF91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55.60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E3EA7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A58BF4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F6CB22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1.67</w:t>
            </w:r>
          </w:p>
        </w:tc>
      </w:tr>
      <w:tr w:rsidR="00E93E71" w:rsidRPr="00E93E71" w14:paraId="60C28DE6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7127BA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0E00E2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TAG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44B0B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11.10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3D76A3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FD309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3E07EB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0.33</w:t>
            </w:r>
          </w:p>
        </w:tc>
      </w:tr>
      <w:tr w:rsidR="00E93E71" w:rsidRPr="00E93E71" w14:paraId="1869A387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CA8DF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B61028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TGA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96A1E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33.30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CEE14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A64FDE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52CC05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</w:t>
            </w:r>
          </w:p>
        </w:tc>
      </w:tr>
      <w:tr w:rsidR="00E67DAB" w:rsidRPr="00E93E71" w14:paraId="40D974CC" w14:textId="77777777" w:rsidTr="00D12257">
        <w:trPr>
          <w:trHeight w:val="20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7B31F00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Total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DB91C3E" w14:textId="77777777" w:rsidR="00E67DAB" w:rsidRPr="00E93E71" w:rsidRDefault="00E67DAB" w:rsidP="00E43760">
            <w:pPr>
              <w:spacing w:before="0" w:after="0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617D36CF" w14:textId="77777777" w:rsidR="00E67DAB" w:rsidRPr="00E93E71" w:rsidRDefault="00E67DAB" w:rsidP="00E43760">
            <w:pPr>
              <w:spacing w:before="0" w:after="0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BAC9D8F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825422D" w14:textId="77777777" w:rsidR="00E67DAB" w:rsidRPr="00E93E71" w:rsidRDefault="00E67DAB" w:rsidP="00E43760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11196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868A046" w14:textId="77777777" w:rsidR="00E67DAB" w:rsidRPr="00E93E71" w:rsidRDefault="00E67DAB" w:rsidP="00E43760">
            <w:pPr>
              <w:spacing w:before="0" w:after="0"/>
              <w:jc w:val="center"/>
            </w:pPr>
          </w:p>
        </w:tc>
      </w:tr>
    </w:tbl>
    <w:p w14:paraId="71628801" w14:textId="77777777" w:rsidR="00E67DAB" w:rsidRPr="00E93E71" w:rsidRDefault="00E67DAB" w:rsidP="00E43760">
      <w:pPr>
        <w:spacing w:before="0" w:after="0"/>
        <w:rPr>
          <w:lang w:bidi="ar"/>
        </w:rPr>
      </w:pPr>
    </w:p>
    <w:p w14:paraId="6C087CA8" w14:textId="77777777" w:rsidR="00E67DAB" w:rsidRPr="00E93E71" w:rsidRDefault="00E67DAB" w:rsidP="00E67DAB">
      <w:pPr>
        <w:rPr>
          <w:lang w:bidi="ar"/>
        </w:rPr>
      </w:pPr>
    </w:p>
    <w:p w14:paraId="1CA32142" w14:textId="42E097F1" w:rsidR="00E67DAB" w:rsidRPr="00E93E71" w:rsidRDefault="00E67DAB" w:rsidP="00E67DAB">
      <w:pPr>
        <w:rPr>
          <w:sz w:val="22"/>
          <w:lang w:bidi="ar"/>
        </w:rPr>
      </w:pPr>
      <w:r w:rsidRPr="00E93E71">
        <w:rPr>
          <w:lang w:bidi="ar"/>
        </w:rPr>
        <w:br w:type="page"/>
      </w:r>
      <w:r w:rsidR="00D12257" w:rsidRPr="00E93E71">
        <w:rPr>
          <w:rFonts w:cs="Times New Roman"/>
          <w:b/>
          <w:szCs w:val="24"/>
        </w:rPr>
        <w:lastRenderedPageBreak/>
        <w:t xml:space="preserve">Supplementary Table </w:t>
      </w:r>
      <w:r w:rsidR="00B945C9" w:rsidRPr="00E93E71">
        <w:rPr>
          <w:rFonts w:cs="Times New Roman"/>
          <w:b/>
          <w:szCs w:val="24"/>
        </w:rPr>
        <w:t>6</w:t>
      </w:r>
      <w:r w:rsidR="00D12257" w:rsidRPr="00E93E71">
        <w:rPr>
          <w:rFonts w:cs="Times New Roman"/>
          <w:b/>
          <w:szCs w:val="24"/>
        </w:rPr>
        <w:t>.</w:t>
      </w:r>
      <w:r w:rsidRPr="00E93E71">
        <w:rPr>
          <w:lang w:bidi="ar"/>
        </w:rPr>
        <w:t xml:space="preserve"> Simple sequence repeats in the</w:t>
      </w:r>
      <w:r w:rsidRPr="00E93E71">
        <w:rPr>
          <w:i/>
          <w:iCs/>
          <w:lang w:bidi="ar"/>
        </w:rPr>
        <w:t xml:space="preserve"> Rhododendron × pulchrum</w:t>
      </w:r>
      <w:r w:rsidRPr="00E93E71">
        <w:rPr>
          <w:lang w:bidi="ar"/>
        </w:rPr>
        <w:t xml:space="preserve"> mitochondrial genome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2101"/>
        <w:gridCol w:w="555"/>
        <w:gridCol w:w="555"/>
        <w:gridCol w:w="555"/>
        <w:gridCol w:w="555"/>
        <w:gridCol w:w="555"/>
        <w:gridCol w:w="755"/>
        <w:gridCol w:w="755"/>
        <w:gridCol w:w="755"/>
        <w:gridCol w:w="755"/>
        <w:gridCol w:w="755"/>
        <w:gridCol w:w="1126"/>
      </w:tblGrid>
      <w:tr w:rsidR="00E93E71" w:rsidRPr="00E93E71" w14:paraId="356A62C7" w14:textId="77777777" w:rsidTr="00D12257">
        <w:trPr>
          <w:trHeight w:val="300"/>
        </w:trPr>
        <w:tc>
          <w:tcPr>
            <w:tcW w:w="1074" w:type="pct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93FADEE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Sequences</w:t>
            </w:r>
          </w:p>
        </w:tc>
        <w:tc>
          <w:tcPr>
            <w:tcW w:w="3926" w:type="pct"/>
            <w:gridSpan w:val="11"/>
            <w:tcBorders>
              <w:top w:val="single" w:sz="4" w:space="0" w:color="000000"/>
              <w:left w:val="nil"/>
              <w:bottom w:val="dotted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B004BD7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Number of repeats</w:t>
            </w:r>
          </w:p>
        </w:tc>
      </w:tr>
      <w:tr w:rsidR="00E93E71" w:rsidRPr="00E93E71" w14:paraId="773A0DE2" w14:textId="77777777" w:rsidTr="00D12257">
        <w:trPr>
          <w:trHeight w:val="300"/>
        </w:trPr>
        <w:tc>
          <w:tcPr>
            <w:tcW w:w="1074" w:type="pct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D5C46CE" w14:textId="77777777" w:rsidR="00E67DAB" w:rsidRPr="00E93E71" w:rsidRDefault="00E67DAB" w:rsidP="007E6F7E">
            <w:pPr>
              <w:jc w:val="center"/>
              <w:rPr>
                <w:b/>
                <w:bCs/>
              </w:rPr>
            </w:pP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681536DB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5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0E67097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6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7379FC16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7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9C8D0C7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8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7FE34A4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9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0E3642F6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10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2B38081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11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B55A3FD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12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F80F38F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13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010C75D7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14</w:t>
            </w:r>
          </w:p>
        </w:tc>
        <w:tc>
          <w:tcPr>
            <w:tcW w:w="578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611781F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total</w:t>
            </w:r>
          </w:p>
        </w:tc>
      </w:tr>
      <w:tr w:rsidR="00E93E71" w:rsidRPr="00E93E71" w14:paraId="05D01D56" w14:textId="77777777" w:rsidTr="00D12257">
        <w:trPr>
          <w:trHeight w:val="310"/>
        </w:trPr>
        <w:tc>
          <w:tcPr>
            <w:tcW w:w="10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338D7E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A/T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C7CDF4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34BF71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A1158F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C5020A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EC1378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B3DAA1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22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D72BE1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7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BB24F6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3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85E37C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74D807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</w:t>
            </w:r>
          </w:p>
        </w:tc>
        <w:tc>
          <w:tcPr>
            <w:tcW w:w="5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903F10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34</w:t>
            </w:r>
          </w:p>
        </w:tc>
      </w:tr>
      <w:tr w:rsidR="00E93E71" w:rsidRPr="00E93E71" w14:paraId="6C325340" w14:textId="77777777" w:rsidTr="00D12257">
        <w:trPr>
          <w:trHeight w:val="310"/>
        </w:trPr>
        <w:tc>
          <w:tcPr>
            <w:tcW w:w="10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021B86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C/G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E6AEC3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CB2278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F60ED8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A41F40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4FCF96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DB98B7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7E7B8C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56863F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68F74D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E42BB3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5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6D4D11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2</w:t>
            </w:r>
          </w:p>
        </w:tc>
      </w:tr>
      <w:tr w:rsidR="00E93E71" w:rsidRPr="00E93E71" w14:paraId="18F98B65" w14:textId="77777777" w:rsidTr="00D12257">
        <w:trPr>
          <w:trHeight w:val="310"/>
        </w:trPr>
        <w:tc>
          <w:tcPr>
            <w:tcW w:w="10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B0A26D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AG/CT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542A41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E5E6B7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3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D0D1EC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12239A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EC8EC1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2D6AB7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63B7D7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905FE9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BC5F4F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A148AC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5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6DA256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4</w:t>
            </w:r>
          </w:p>
        </w:tc>
      </w:tr>
      <w:tr w:rsidR="00E67DAB" w:rsidRPr="00E93E71" w14:paraId="58461970" w14:textId="77777777" w:rsidTr="00D12257">
        <w:trPr>
          <w:trHeight w:val="310"/>
        </w:trPr>
        <w:tc>
          <w:tcPr>
            <w:tcW w:w="107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865667A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AAG/CTT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519266C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2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0E3B761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AFEDC47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E557A0B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037C134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5FBAD21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732D782B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267F7C4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998F4A4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BEE1AA2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578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88097A2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2</w:t>
            </w:r>
          </w:p>
        </w:tc>
      </w:tr>
    </w:tbl>
    <w:p w14:paraId="144AB3A2" w14:textId="77777777" w:rsidR="00E67DAB" w:rsidRPr="00E93E71" w:rsidRDefault="00E67DAB" w:rsidP="00E67DAB">
      <w:pPr>
        <w:rPr>
          <w:sz w:val="22"/>
          <w:lang w:bidi="ar"/>
        </w:rPr>
      </w:pPr>
    </w:p>
    <w:p w14:paraId="522280DE" w14:textId="77777777" w:rsidR="001C27F5" w:rsidRPr="00E93E71" w:rsidRDefault="001C27F5" w:rsidP="00E67DAB">
      <w:pPr>
        <w:rPr>
          <w:rFonts w:cs="Times New Roman"/>
          <w:b/>
          <w:szCs w:val="24"/>
        </w:rPr>
        <w:sectPr w:rsidR="001C27F5" w:rsidRPr="00E93E71" w:rsidSect="0093429D">
          <w:pgSz w:w="12240" w:h="15840"/>
          <w:pgMar w:top="1138" w:right="1181" w:bottom="1138" w:left="1282" w:header="720" w:footer="720" w:gutter="0"/>
          <w:cols w:space="720"/>
          <w:titlePg/>
          <w:docGrid w:linePitch="360"/>
        </w:sectPr>
      </w:pPr>
    </w:p>
    <w:p w14:paraId="1868CE8F" w14:textId="3A55C407" w:rsidR="00E67DAB" w:rsidRPr="00E93E71" w:rsidRDefault="00D12257" w:rsidP="00E67DAB">
      <w:pPr>
        <w:rPr>
          <w:sz w:val="22"/>
          <w:lang w:bidi="ar"/>
        </w:rPr>
      </w:pPr>
      <w:r w:rsidRPr="00E93E71">
        <w:rPr>
          <w:rFonts w:cs="Times New Roman"/>
          <w:b/>
          <w:szCs w:val="24"/>
        </w:rPr>
        <w:lastRenderedPageBreak/>
        <w:t xml:space="preserve">Supplementary Table </w:t>
      </w:r>
      <w:r w:rsidR="00B945C9" w:rsidRPr="00E93E71">
        <w:rPr>
          <w:rFonts w:cs="Times New Roman"/>
          <w:b/>
          <w:szCs w:val="24"/>
        </w:rPr>
        <w:t>7</w:t>
      </w:r>
      <w:r w:rsidRPr="00E93E71">
        <w:rPr>
          <w:rFonts w:cs="Times New Roman"/>
          <w:b/>
          <w:szCs w:val="24"/>
        </w:rPr>
        <w:t>.</w:t>
      </w:r>
      <w:r w:rsidR="00E67DAB" w:rsidRPr="00E93E71">
        <w:rPr>
          <w:lang w:bidi="ar"/>
        </w:rPr>
        <w:t xml:space="preserve"> Tandem repeats identified from the </w:t>
      </w:r>
      <w:r w:rsidR="00E67DAB" w:rsidRPr="00E93E71">
        <w:rPr>
          <w:i/>
          <w:iCs/>
          <w:lang w:bidi="ar"/>
        </w:rPr>
        <w:t>R</w:t>
      </w:r>
      <w:r w:rsidR="00FA7ACA" w:rsidRPr="00E93E71">
        <w:rPr>
          <w:i/>
          <w:iCs/>
          <w:lang w:bidi="ar"/>
        </w:rPr>
        <w:t>hododendron</w:t>
      </w:r>
      <w:r w:rsidR="00FA7ACA" w:rsidRPr="00E93E71">
        <w:rPr>
          <w:rFonts w:cs="Times New Roman"/>
          <w:i/>
          <w:iCs/>
          <w:lang w:bidi="ar"/>
        </w:rPr>
        <w:t xml:space="preserve"> ×</w:t>
      </w:r>
      <w:r w:rsidR="00E67DAB" w:rsidRPr="00E93E71">
        <w:rPr>
          <w:i/>
          <w:iCs/>
          <w:lang w:bidi="ar"/>
        </w:rPr>
        <w:t xml:space="preserve"> pulchrum</w:t>
      </w:r>
      <w:r w:rsidR="00E67DAB" w:rsidRPr="00E93E71">
        <w:rPr>
          <w:lang w:bidi="ar"/>
        </w:rPr>
        <w:t xml:space="preserve"> mitochondrial genome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763"/>
        <w:gridCol w:w="635"/>
        <w:gridCol w:w="727"/>
        <w:gridCol w:w="754"/>
        <w:gridCol w:w="803"/>
        <w:gridCol w:w="732"/>
        <w:gridCol w:w="689"/>
        <w:gridCol w:w="426"/>
        <w:gridCol w:w="567"/>
        <w:gridCol w:w="567"/>
        <w:gridCol w:w="426"/>
        <w:gridCol w:w="849"/>
        <w:gridCol w:w="2835"/>
        <w:gridCol w:w="2791"/>
      </w:tblGrid>
      <w:tr w:rsidR="00E93E71" w:rsidRPr="00E93E71" w14:paraId="6D358BD4" w14:textId="77777777" w:rsidTr="00F04B4C">
        <w:trPr>
          <w:trHeight w:val="300"/>
        </w:trPr>
        <w:tc>
          <w:tcPr>
            <w:tcW w:w="281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07C8FEB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Indices</w:t>
            </w:r>
          </w:p>
        </w:tc>
        <w:tc>
          <w:tcPr>
            <w:tcW w:w="234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4DFB5B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PeriodSize</w:t>
            </w:r>
          </w:p>
        </w:tc>
        <w:tc>
          <w:tcPr>
            <w:tcW w:w="268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54B69D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CopyNumber</w:t>
            </w:r>
          </w:p>
        </w:tc>
        <w:tc>
          <w:tcPr>
            <w:tcW w:w="278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9289C6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ConsensusSize</w:t>
            </w:r>
          </w:p>
        </w:tc>
        <w:tc>
          <w:tcPr>
            <w:tcW w:w="296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604C47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PercentMatches</w:t>
            </w:r>
          </w:p>
        </w:tc>
        <w:tc>
          <w:tcPr>
            <w:tcW w:w="270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6FF26AD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PercentIndels</w:t>
            </w:r>
          </w:p>
        </w:tc>
        <w:tc>
          <w:tcPr>
            <w:tcW w:w="254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1F990D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Score</w:t>
            </w:r>
          </w:p>
        </w:tc>
        <w:tc>
          <w:tcPr>
            <w:tcW w:w="157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E37A20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A</w:t>
            </w:r>
          </w:p>
        </w:tc>
        <w:tc>
          <w:tcPr>
            <w:tcW w:w="209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7502A1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C</w:t>
            </w:r>
          </w:p>
        </w:tc>
        <w:tc>
          <w:tcPr>
            <w:tcW w:w="209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96C2AC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G</w:t>
            </w:r>
          </w:p>
        </w:tc>
        <w:tc>
          <w:tcPr>
            <w:tcW w:w="157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05B2978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T</w:t>
            </w:r>
          </w:p>
        </w:tc>
        <w:tc>
          <w:tcPr>
            <w:tcW w:w="313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F6C9B9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Entropy</w:t>
            </w:r>
            <w:r w:rsidRPr="00E93E71">
              <w:rPr>
                <w:rFonts w:hint="eastAsia"/>
                <w:b/>
                <w:bCs/>
                <w:sz w:val="16"/>
                <w:szCs w:val="16"/>
                <w:lang w:bidi="ar"/>
              </w:rPr>
              <w:t xml:space="preserve"> </w:t>
            </w:r>
            <w:r w:rsidRPr="00E93E71">
              <w:rPr>
                <w:b/>
                <w:bCs/>
                <w:sz w:val="16"/>
                <w:szCs w:val="16"/>
                <w:lang w:bidi="ar"/>
              </w:rPr>
              <w:t>(0-2)</w:t>
            </w:r>
          </w:p>
        </w:tc>
        <w:tc>
          <w:tcPr>
            <w:tcW w:w="1045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749ADA5B" w14:textId="77777777" w:rsidR="00E67DAB" w:rsidRPr="00E93E71" w:rsidRDefault="00E67DAB" w:rsidP="00F04B4C">
            <w:pPr>
              <w:spacing w:before="0" w:after="0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Sequence 1</w:t>
            </w:r>
          </w:p>
        </w:tc>
        <w:tc>
          <w:tcPr>
            <w:tcW w:w="1029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73B7CCB7" w14:textId="77777777" w:rsidR="00E67DAB" w:rsidRPr="00E93E71" w:rsidRDefault="00E67DAB" w:rsidP="00F04B4C">
            <w:pPr>
              <w:spacing w:before="0" w:after="0"/>
              <w:textAlignment w:val="center"/>
              <w:rPr>
                <w:b/>
                <w:bCs/>
                <w:sz w:val="16"/>
                <w:szCs w:val="16"/>
              </w:rPr>
            </w:pPr>
            <w:r w:rsidRPr="00E93E71">
              <w:rPr>
                <w:b/>
                <w:bCs/>
                <w:sz w:val="16"/>
                <w:szCs w:val="16"/>
                <w:lang w:bidi="ar"/>
              </w:rPr>
              <w:t>Sequence 2</w:t>
            </w:r>
          </w:p>
        </w:tc>
      </w:tr>
      <w:tr w:rsidR="00E93E71" w:rsidRPr="00E93E71" w14:paraId="6D4536AE" w14:textId="77777777" w:rsidTr="00F04B4C">
        <w:trPr>
          <w:trHeight w:val="31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422DE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84080-84111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E750A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16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0D114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5D5E2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16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F224A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93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75321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0FC69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55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42831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9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AB18D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25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E3C42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28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E89E7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1387E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1.87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E5198DC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GTTGCCCTATAGTTGC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621826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GTTGCCCTATAGTTGCGTTGCCCTGTAGTTGC</w:t>
            </w:r>
          </w:p>
        </w:tc>
      </w:tr>
      <w:tr w:rsidR="00E93E71" w:rsidRPr="00E93E71" w14:paraId="601D47DF" w14:textId="77777777" w:rsidTr="00F04B4C">
        <w:trPr>
          <w:trHeight w:val="413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4F98F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141865-141929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ACEB6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21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D0229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3.1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CCCA7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21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7FDA2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66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E0B00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24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CD0C2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55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57FC5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15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77D2F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35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E6481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9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698BA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20517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1.79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E18E4F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TCAGCATTCTCCTTCCGCATT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1D24E6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TCAGCATTCTCCTTCCTCATTTCCGCAATCATCTGCTTGATTTCAGCATTCTCCTTCCGCATTTC</w:t>
            </w:r>
          </w:p>
        </w:tc>
      </w:tr>
      <w:tr w:rsidR="00E93E71" w:rsidRPr="00E93E71" w14:paraId="28D1C763" w14:textId="77777777" w:rsidTr="00F04B4C">
        <w:trPr>
          <w:trHeight w:val="532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5B185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141865-141947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C0C14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42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C2AEA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B441C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42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4C066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97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9D424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0385F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157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38149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16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7B1BA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33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E1C3D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10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2302F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38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34D0B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1.84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37A4F0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TCAGCATTCTCCTTCCGCATTTCCGCAATCATCTGCTTGATT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BF8EB0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TCAGCATTCTCCTTCCTCATTTCCGCAATCATCTGCTTGATTTCAGCATTCTCCTTCCGCATTTCCGCAATCATCTGCTTGAT</w:t>
            </w:r>
          </w:p>
        </w:tc>
      </w:tr>
      <w:tr w:rsidR="00E93E71" w:rsidRPr="00E93E71" w14:paraId="3C7D3442" w14:textId="77777777" w:rsidTr="00F04B4C">
        <w:trPr>
          <w:trHeight w:val="31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DAE57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142034-142060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A1475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13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3BABC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2.1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39C7D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13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B42EB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100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70F18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EEBA1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54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65A30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70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2B1C0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7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DE268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22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78226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CC360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1.12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40E935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AAGACGAAAGAAA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3F611C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AAGACGAAAGAAAAAGACGAAAGAAAA</w:t>
            </w:r>
          </w:p>
        </w:tc>
      </w:tr>
      <w:tr w:rsidR="00E93E71" w:rsidRPr="00E93E71" w14:paraId="525B18E0" w14:textId="77777777" w:rsidTr="00F04B4C">
        <w:trPr>
          <w:trHeight w:val="489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4A8D9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156460-156492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26838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15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90387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2.1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D415F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16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5A5BB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88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7CAEC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48FBF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50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F6915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27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31837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27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8CC75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30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C92CE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15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CC65E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1.96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6DE312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TCATAGCAGCGAGAGC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AD246D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TCATAGCAGCGAGAGCTCATAGCCGGAGAGCTC</w:t>
            </w:r>
          </w:p>
        </w:tc>
      </w:tr>
      <w:tr w:rsidR="00E93E71" w:rsidRPr="00E93E71" w14:paraId="13CD1DBC" w14:textId="77777777" w:rsidTr="00F04B4C">
        <w:trPr>
          <w:trHeight w:val="427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D63AD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172327-172362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9B3DE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16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A3199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2.2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1A938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16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9B30D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90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AD467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74994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54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28D0B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41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DB145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27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A7C84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BB766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BA3E1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1.56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ED9935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CTCATAACTCAACTAA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1B4259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CTCATAACTCAACTAACTCATAATTCAATTAACTCA</w:t>
            </w:r>
          </w:p>
        </w:tc>
      </w:tr>
      <w:tr w:rsidR="00E93E71" w:rsidRPr="00E93E71" w14:paraId="43C4E1B6" w14:textId="77777777" w:rsidTr="00F04B4C">
        <w:trPr>
          <w:trHeight w:val="62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FA812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180817-180870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387B9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28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E96CC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1.9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FFC95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28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DCED4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85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874CE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7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9E15C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74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B667C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18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B934F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11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3277A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46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24D57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1D74D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1.81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176040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GAGTGAGCTAGGTGAGTAGCTCGAGTTG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D4476D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GAGTGAGCAGGGTGGGTAGCTCGAGTTGGAGTGAGCTAGGTGAGTTGCTCGAGT</w:t>
            </w:r>
          </w:p>
        </w:tc>
      </w:tr>
      <w:tr w:rsidR="00E93E71" w:rsidRPr="00E93E71" w14:paraId="0A136C27" w14:textId="77777777" w:rsidTr="00F04B4C">
        <w:trPr>
          <w:trHeight w:val="31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13D70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221749-221773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2D5EE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12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9E3CF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2.1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95143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12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36399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100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4CDA2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5A0B1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50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696EE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CFF76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32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51C97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28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AB68F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E5F00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1.57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35BD11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GTTCCTGTGCCT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A3196F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GTTCCTGTGCCTGTTCCTGTGCCTG</w:t>
            </w:r>
          </w:p>
        </w:tc>
      </w:tr>
      <w:tr w:rsidR="00E93E71" w:rsidRPr="00E93E71" w14:paraId="3C9BB470" w14:textId="77777777" w:rsidTr="00F04B4C">
        <w:trPr>
          <w:trHeight w:val="31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28C9D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273021-273050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D332D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12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531D4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2.5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961FB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12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4B151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94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75890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175BD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51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2B0FD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30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0C531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20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DBC5C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30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40822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CEA21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1.97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2CE022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CAGCTATAAGGG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9F76C1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CAGCTATAAGGGCAGCTATAAGGGCTGCTA</w:t>
            </w:r>
          </w:p>
        </w:tc>
      </w:tr>
      <w:tr w:rsidR="00E93E71" w:rsidRPr="00E93E71" w14:paraId="1248515F" w14:textId="77777777" w:rsidTr="00F04B4C">
        <w:trPr>
          <w:trHeight w:val="31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65FCF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359809-359835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A54B4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13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4565D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2.1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61BA4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13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3444A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100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3BAFF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DA47A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54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FBE95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32E13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22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F66FB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7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299C9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70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6870F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1.12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C3A5F4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TTTTCTTTCGTCT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C247C7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TTTTCTTTCGTCTTTTTCTTTCGTCTT</w:t>
            </w:r>
          </w:p>
        </w:tc>
      </w:tr>
      <w:tr w:rsidR="00E93E71" w:rsidRPr="00E93E71" w14:paraId="17B302F4" w14:textId="77777777" w:rsidTr="00F04B4C">
        <w:trPr>
          <w:trHeight w:val="93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66663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359922-360004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6BB7A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42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72392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071D5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42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FDE88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97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CE4CE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69D75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157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76509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38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FEFD3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10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43DAC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33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2DC57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FC20F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1.84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88B3CA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ATCAAGCAGATGATTGCGGAAATGAGGAAGGAGAATGCTGAA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6617FC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ATCAAGCAGATGATTGCGGAAATGCGGAAGGAGAATGCTGAAATCAAGCAGATGATTGCGGAAATGAGGAAGGAGAATGCTGA</w:t>
            </w:r>
          </w:p>
        </w:tc>
      </w:tr>
      <w:tr w:rsidR="00E93E71" w:rsidRPr="00E93E71" w14:paraId="558ADB41" w14:textId="77777777" w:rsidTr="00F04B4C">
        <w:trPr>
          <w:trHeight w:val="62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850D6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359922-359986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5FFC3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21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5A9A2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3.1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D78B8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21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11767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68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FA8FB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24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6758A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64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C2142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38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8D040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12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E12A4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30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20EC6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18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19B46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1.88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2AF230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ATCAAGCAGATGATTGCGGAA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9A17AA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ATCAAGCAGATGATTGCGGAAATGCGGAAGGAGAATGCTGAAATCAAGCAGATGATTGCGGAAAT</w:t>
            </w:r>
          </w:p>
        </w:tc>
      </w:tr>
      <w:tr w:rsidR="00E93E71" w:rsidRPr="00E93E71" w14:paraId="2E512059" w14:textId="77777777" w:rsidTr="00F04B4C">
        <w:trPr>
          <w:trHeight w:val="62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0A284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417731-417775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B6FEB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17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564F5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2.7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2E20B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17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AA904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86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6D042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450D4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56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1B629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37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A19AA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24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B7A50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6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43EB7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31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AE1FB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1.81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0341FD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ACAACCTATTCTATGAA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075B94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ACAACCTATTCGATTAAACAACCTATTCTATGAAAGAACCTTTCT</w:t>
            </w:r>
          </w:p>
        </w:tc>
      </w:tr>
      <w:tr w:rsidR="00E93E71" w:rsidRPr="00E93E71" w14:paraId="43E5BB9B" w14:textId="77777777" w:rsidTr="00F04B4C">
        <w:trPr>
          <w:trHeight w:val="62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52B92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428945-428994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96815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16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ED7F1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3.1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305E2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16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98FA1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91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BF7B8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F3D4B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82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338FE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44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243F4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24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9D312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16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73B09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4B2BC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1.86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DB9310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TAGCAACAGGAACTAC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A5ACDF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TAGCAACAAGAACTACTAGCTACAGGAACTACTAGCAACAGGAACTACTA</w:t>
            </w:r>
          </w:p>
        </w:tc>
      </w:tr>
      <w:tr w:rsidR="00E93E71" w:rsidRPr="00E93E71" w14:paraId="12FCE4FE" w14:textId="77777777" w:rsidTr="00F04B4C">
        <w:trPr>
          <w:trHeight w:val="93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5B05E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433225-433303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FEF5B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29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2461A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2.7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C392D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29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E54B7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94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8C529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49669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131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F077E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39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33DD3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26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BA3EB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7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0544C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2D678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1.83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E8A372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GACTAGTAATTCCAAAACCAATTCACTCC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D30F40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GACTAGTAATTCCAAATTCAATTCACTCCGACTAGTAATTCCAAAACCAATTCACTCTGACTAGTAATTCCAAAACCAA</w:t>
            </w:r>
          </w:p>
        </w:tc>
      </w:tr>
      <w:tr w:rsidR="00E93E71" w:rsidRPr="00E93E71" w14:paraId="1DA146F8" w14:textId="77777777" w:rsidTr="00F04B4C">
        <w:trPr>
          <w:trHeight w:val="62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E9967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lastRenderedPageBreak/>
              <w:t>465657-465694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3E949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20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D86A7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1.9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79DEE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19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69252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89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C4175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C08FA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58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5460E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18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161FD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23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D11FA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21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B71BC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B0CB2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1.95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6D68D0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TCAGTTCAAGACTTGGTTC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5AB366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TCAGTTCAAGACTTCGGTTCTCAGTTCACGACTTGGTT</w:t>
            </w:r>
          </w:p>
        </w:tc>
      </w:tr>
      <w:tr w:rsidR="00E93E71" w:rsidRPr="00E93E71" w14:paraId="21049A46" w14:textId="77777777" w:rsidTr="00F04B4C">
        <w:trPr>
          <w:trHeight w:val="93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2C55A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495772-495869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E0004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24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7683C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4.1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A910D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24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F751B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74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066B8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585E6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72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2B7ED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13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AF13D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31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990F5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24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EEA6E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865A4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1.93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41B4D3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CTGCCCTTGATCGCACTCATCGAG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C2DF7C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CTGCCCTTGATTGGACTGATCGAGCTGCTCTTGGTCGCACTCATCGAGCTGCCCTTCTTCGGAGTCATGGAACTGCCCTTGTTCGTCCTCATCGAGCT</w:t>
            </w:r>
          </w:p>
        </w:tc>
      </w:tr>
      <w:tr w:rsidR="00E93E71" w:rsidRPr="00E93E71" w14:paraId="1064C852" w14:textId="77777777" w:rsidTr="00F04B4C">
        <w:trPr>
          <w:trHeight w:val="93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9F3D9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496161-496255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0A41E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48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8F7E1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E5B25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48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F6A57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82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36B07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1D27E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118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901B0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21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6B085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26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2C793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30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329A5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576B9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1.98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C69ED2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TCGGACACATCGAGCAGGCCTTGTCCAGACATCAGGAGCGTACCATGG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C7D5DF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TCGGACAGATCGAGCAGGCCTTGTCTAGTCATCAGGAGCGTACCATGGTCGGACTCATGGAGCTGGCCTTGTCCAGACGTCAGGAGCTTACCATG</w:t>
            </w:r>
          </w:p>
        </w:tc>
      </w:tr>
      <w:tr w:rsidR="00E93E71" w:rsidRPr="00E93E71" w14:paraId="5587B782" w14:textId="77777777" w:rsidTr="00F04B4C">
        <w:trPr>
          <w:trHeight w:val="62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65B26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600673-600707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78FCB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14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84E62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2.5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7D696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14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41D0C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95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F3A19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8ADDE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61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7065D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34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FF276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28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971C1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11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1CA8D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25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872DA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1.91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F04EAB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TCAACTCAACGATG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06C386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TCAACTCAATGATGTCAACTCAACGATGTCAACTC</w:t>
            </w:r>
          </w:p>
        </w:tc>
      </w:tr>
      <w:tr w:rsidR="00E93E71" w:rsidRPr="00E93E71" w14:paraId="275E6588" w14:textId="77777777" w:rsidTr="00F04B4C">
        <w:trPr>
          <w:trHeight w:val="93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97C92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605529-605607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0D79B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39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04694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47C14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39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CE9DA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97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82055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141BB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149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7758E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31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9961B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18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46893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27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0BC83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21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0DDF9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1.97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489C39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AATATCATGATCGGGTCGACCAGGCCAGATCATGAGTGA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9DF8CB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AATATCATGATTGGGTCGACCAGGCCAGATCATGAGTGAAATATCATGATCGGGTCGACCAGGCCAGATCATGAGTGAA</w:t>
            </w:r>
          </w:p>
        </w:tc>
      </w:tr>
      <w:tr w:rsidR="00E93E71" w:rsidRPr="00E93E71" w14:paraId="0345BF1B" w14:textId="77777777" w:rsidTr="00F04B4C">
        <w:trPr>
          <w:trHeight w:val="62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69C77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618833-618879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159E0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18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5D751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2.5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621D2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19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04DED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83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E5EC7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13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AD95E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62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5D993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12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CC817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25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8F96E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12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9E2D7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48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42CB2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1.77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78755B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CTAGTAGCTTTTTCTTCCT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3AE3E6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CTAGTAGCTTTCTTCTTTCCTAGTAGCTTTTCTTCCTCTAGTAGCTT</w:t>
            </w:r>
          </w:p>
        </w:tc>
      </w:tr>
      <w:tr w:rsidR="00E93E71" w:rsidRPr="00E93E71" w14:paraId="0EDECAF7" w14:textId="77777777" w:rsidTr="00F04B4C">
        <w:trPr>
          <w:trHeight w:val="62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C12C6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650606-650649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D12AB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20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614B6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2.3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97B2C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19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B21A6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84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AC2F1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11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979CB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54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63C8A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22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15CD5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22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745E0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48D67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58607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1.58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7A32EF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TTTACTTAACTGACTCTTT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00FC61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TTTACTAACTGACATCTTTCTTTACTTAACTTACTCTTTTTTAC</w:t>
            </w:r>
          </w:p>
        </w:tc>
      </w:tr>
      <w:tr w:rsidR="00E93E71" w:rsidRPr="00E93E71" w14:paraId="176738E4" w14:textId="77777777" w:rsidTr="00F04B4C">
        <w:trPr>
          <w:trHeight w:val="62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1D224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651895-651927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B8A84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17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1C854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1.9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310A2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17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60019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100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2AD6C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7D611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66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03557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54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F1F44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18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35C11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12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3D025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15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8EC66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1.71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5E2341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AAAAAACCCATTGGAAT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7B332E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AAAAAACCCATTGGAATAAAAAACCCATTGGAA</w:t>
            </w:r>
          </w:p>
        </w:tc>
      </w:tr>
      <w:tr w:rsidR="00E93E71" w:rsidRPr="00E93E71" w14:paraId="02F69D26" w14:textId="77777777" w:rsidTr="00F04B4C">
        <w:trPr>
          <w:trHeight w:val="62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FE39C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729155-729192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FA5A0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17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5DCD1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2.2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91A47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17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5EB95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100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F988E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063CF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76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5DC64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18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8C065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18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DBA67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34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8D4CC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28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C6BD8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1.95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614147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AGCTTTCATTGGCGGGA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120FD7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AGCTTTCATTGGCGGGAAGCTTTCATTGGCGGGAAGCT</w:t>
            </w:r>
          </w:p>
        </w:tc>
      </w:tr>
      <w:tr w:rsidR="00E93E71" w:rsidRPr="00E93E71" w14:paraId="086EB23E" w14:textId="77777777" w:rsidTr="00F04B4C">
        <w:trPr>
          <w:trHeight w:val="62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F77FD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730100-730146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EF339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15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9A2CD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3.1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B66AC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15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2A284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100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57440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D937B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94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3ABDB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27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8E1B8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21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C4084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38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7D6E2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F754A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1.9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78B635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ACAGTGTCAGGCGGA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F2FA07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ACAGTGTCAGGCGGAACAGTGTCAGGCGGAACAGTGTCAGGCGGAAC</w:t>
            </w:r>
          </w:p>
        </w:tc>
      </w:tr>
      <w:tr w:rsidR="00E93E71" w:rsidRPr="00E93E71" w14:paraId="6B5EE02F" w14:textId="77777777" w:rsidTr="00F04B4C">
        <w:trPr>
          <w:trHeight w:val="62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B8A3E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742682-742724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73C0C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18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B7B4E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2.4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A3487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18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1F316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81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B7342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18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58A03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54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068AD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18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080F9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20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4A553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25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B3FE8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37D82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1.96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6B6373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CATAGTCGCGAGCTGTTT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D2F71C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CATAGTCGCGAGTCTGTTTATAGTCGCGACTGTTGTCATAGTC</w:t>
            </w:r>
          </w:p>
        </w:tc>
      </w:tr>
      <w:tr w:rsidR="00E93E71" w:rsidRPr="00E93E71" w14:paraId="5536D734" w14:textId="77777777" w:rsidTr="00F04B4C">
        <w:trPr>
          <w:trHeight w:val="620"/>
        </w:trPr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CB644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758397-758443</w:t>
            </w:r>
          </w:p>
        </w:tc>
        <w:tc>
          <w:tcPr>
            <w:tcW w:w="2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D400A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18</w:t>
            </w:r>
          </w:p>
        </w:tc>
        <w:tc>
          <w:tcPr>
            <w:tcW w:w="2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297A8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2.5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4E7CE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19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1AD7D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83</w:t>
            </w:r>
          </w:p>
        </w:tc>
        <w:tc>
          <w:tcPr>
            <w:tcW w:w="2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D6AA0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13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46538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62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FEE1E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12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2CDA1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25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B7A4B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12</w:t>
            </w:r>
          </w:p>
        </w:tc>
        <w:tc>
          <w:tcPr>
            <w:tcW w:w="1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36935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48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C027E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1.77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C8CACD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CTAGTAGCTTTTTCTTCCT</w:t>
            </w:r>
          </w:p>
        </w:tc>
        <w:tc>
          <w:tcPr>
            <w:tcW w:w="10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18DF30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CTAGTAGCTTTCTTCTTTCCTAGTAGCTTTTCTTCCTCTAGTAGCTT</w:t>
            </w:r>
          </w:p>
        </w:tc>
      </w:tr>
      <w:tr w:rsidR="00D12257" w:rsidRPr="00E93E71" w14:paraId="6F13BA00" w14:textId="77777777" w:rsidTr="00F04B4C">
        <w:trPr>
          <w:trHeight w:val="310"/>
        </w:trPr>
        <w:tc>
          <w:tcPr>
            <w:tcW w:w="28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3EACA8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796667-796691</w:t>
            </w:r>
          </w:p>
        </w:tc>
        <w:tc>
          <w:tcPr>
            <w:tcW w:w="23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168359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6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5DDDE6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4.2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BAA778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6</w:t>
            </w:r>
          </w:p>
        </w:tc>
        <w:tc>
          <w:tcPr>
            <w:tcW w:w="29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65B93D6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100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0E7588D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0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E0E58B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50</w:t>
            </w:r>
          </w:p>
        </w:tc>
        <w:tc>
          <w:tcPr>
            <w:tcW w:w="157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76E7DC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32</w:t>
            </w:r>
          </w:p>
        </w:tc>
        <w:tc>
          <w:tcPr>
            <w:tcW w:w="20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04DC53E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20</w:t>
            </w:r>
          </w:p>
        </w:tc>
        <w:tc>
          <w:tcPr>
            <w:tcW w:w="20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38C5EA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16</w:t>
            </w:r>
          </w:p>
        </w:tc>
        <w:tc>
          <w:tcPr>
            <w:tcW w:w="157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0B17DEF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32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DD0BF2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sz w:val="16"/>
                <w:szCs w:val="16"/>
              </w:rPr>
            </w:pPr>
            <w:r w:rsidRPr="00E93E71">
              <w:rPr>
                <w:sz w:val="16"/>
                <w:szCs w:val="16"/>
                <w:lang w:bidi="ar"/>
              </w:rPr>
              <w:t>1.94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C433CAD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CAGTAT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A7B8113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13"/>
                <w:szCs w:val="13"/>
              </w:rPr>
            </w:pPr>
            <w:r w:rsidRPr="00E93E71">
              <w:rPr>
                <w:sz w:val="13"/>
                <w:szCs w:val="13"/>
                <w:lang w:bidi="ar"/>
              </w:rPr>
              <w:t>CAGTATCAGTATCAGTATCAGTATC</w:t>
            </w:r>
          </w:p>
        </w:tc>
      </w:tr>
    </w:tbl>
    <w:p w14:paraId="48CE3460" w14:textId="77777777" w:rsidR="001C27F5" w:rsidRPr="00E93E71" w:rsidRDefault="001C27F5" w:rsidP="00E67DAB">
      <w:pPr>
        <w:rPr>
          <w:sz w:val="22"/>
          <w:lang w:bidi="ar"/>
        </w:rPr>
        <w:sectPr w:rsidR="001C27F5" w:rsidRPr="00E93E71" w:rsidSect="001C27F5">
          <w:pgSz w:w="15840" w:h="12240" w:orient="landscape"/>
          <w:pgMar w:top="1282" w:right="1138" w:bottom="1181" w:left="1138" w:header="720" w:footer="720" w:gutter="0"/>
          <w:cols w:space="720"/>
          <w:titlePg/>
          <w:docGrid w:linePitch="360"/>
        </w:sectPr>
      </w:pPr>
    </w:p>
    <w:p w14:paraId="6535D955" w14:textId="5A3754B2" w:rsidR="00E67DAB" w:rsidRPr="00E93E71" w:rsidRDefault="001C27F5" w:rsidP="00E67DAB">
      <w:pPr>
        <w:rPr>
          <w:sz w:val="22"/>
          <w:lang w:bidi="ar"/>
        </w:rPr>
      </w:pPr>
      <w:r w:rsidRPr="00E93E71">
        <w:rPr>
          <w:rFonts w:cs="Times New Roman"/>
          <w:b/>
          <w:szCs w:val="24"/>
        </w:rPr>
        <w:lastRenderedPageBreak/>
        <w:t xml:space="preserve">Supplementary Table </w:t>
      </w:r>
      <w:r w:rsidR="00B945C9" w:rsidRPr="00E93E71">
        <w:rPr>
          <w:rFonts w:cs="Times New Roman"/>
          <w:b/>
          <w:szCs w:val="24"/>
        </w:rPr>
        <w:t>8</w:t>
      </w:r>
      <w:r w:rsidRPr="00E93E71">
        <w:rPr>
          <w:rFonts w:cs="Times New Roman"/>
          <w:b/>
          <w:szCs w:val="24"/>
        </w:rPr>
        <w:t>.</w:t>
      </w:r>
      <w:r w:rsidR="00E67DAB" w:rsidRPr="00E93E71">
        <w:rPr>
          <w:szCs w:val="24"/>
          <w:lang w:bidi="ar"/>
        </w:rPr>
        <w:t xml:space="preserve"> The genes information contained in locally collinear blocks in mitochondrial genomes of </w:t>
      </w:r>
      <w:r w:rsidR="00E67DAB" w:rsidRPr="00E93E71">
        <w:rPr>
          <w:rStyle w:val="font71"/>
          <w:b w:val="0"/>
          <w:bCs w:val="0"/>
          <w:color w:val="auto"/>
          <w:sz w:val="24"/>
          <w:szCs w:val="24"/>
          <w:lang w:bidi="ar"/>
        </w:rPr>
        <w:t>Rhododendron × pulchrum</w:t>
      </w:r>
    </w:p>
    <w:tbl>
      <w:tblPr>
        <w:tblW w:w="5430" w:type="dxa"/>
        <w:tblInd w:w="98" w:type="dxa"/>
        <w:tblLook w:val="0000" w:firstRow="0" w:lastRow="0" w:firstColumn="0" w:lastColumn="0" w:noHBand="0" w:noVBand="0"/>
      </w:tblPr>
      <w:tblGrid>
        <w:gridCol w:w="3400"/>
        <w:gridCol w:w="2030"/>
      </w:tblGrid>
      <w:tr w:rsidR="00E93E71" w:rsidRPr="00E93E71" w14:paraId="0C641EB6" w14:textId="77777777" w:rsidTr="007E6F7E">
        <w:trPr>
          <w:trHeight w:val="560"/>
        </w:trPr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DDF766E" w14:textId="22D0B0D9" w:rsidR="00E67DAB" w:rsidRPr="00E93E71" w:rsidRDefault="005D46EE" w:rsidP="00F04B4C">
            <w:pPr>
              <w:spacing w:before="0" w:after="0"/>
              <w:textAlignment w:val="center"/>
              <w:rPr>
                <w:b/>
                <w:bCs/>
                <w:i/>
                <w:iCs/>
                <w:sz w:val="22"/>
              </w:rPr>
            </w:pPr>
            <w:r w:rsidRPr="00E93E71">
              <w:rPr>
                <w:b/>
                <w:bCs/>
                <w:i/>
                <w:iCs/>
                <w:sz w:val="22"/>
                <w:lang w:bidi="ar"/>
              </w:rPr>
              <w:t>Rhododendron ×</w:t>
            </w:r>
            <w:r w:rsidR="00E67DAB" w:rsidRPr="00E93E71">
              <w:rPr>
                <w:rStyle w:val="font01"/>
                <w:rFonts w:ascii="Times New Roman" w:hAnsi="Times New Roman" w:cs="Times New Roman" w:hint="default"/>
                <w:color w:val="auto"/>
                <w:lang w:bidi="ar"/>
              </w:rPr>
              <w:t xml:space="preserve"> mitogenome pot / start (bp) -end (bp)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60CF5105" w14:textId="77777777" w:rsidR="00E67DAB" w:rsidRPr="00E93E71" w:rsidRDefault="00E67DAB" w:rsidP="00F04B4C">
            <w:pPr>
              <w:spacing w:before="0" w:after="0"/>
              <w:textAlignment w:val="center"/>
              <w:rPr>
                <w:b/>
                <w:bCs/>
                <w:sz w:val="22"/>
              </w:rPr>
            </w:pPr>
            <w:r w:rsidRPr="00E93E71">
              <w:rPr>
                <w:b/>
                <w:bCs/>
                <w:sz w:val="22"/>
                <w:lang w:bidi="ar"/>
              </w:rPr>
              <w:t>Gene</w:t>
            </w:r>
          </w:p>
        </w:tc>
      </w:tr>
      <w:tr w:rsidR="00E93E71" w:rsidRPr="00E93E71" w14:paraId="387D2E1F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FAE330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42041-54214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EA95AE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nad1</w:t>
            </w:r>
          </w:p>
        </w:tc>
      </w:tr>
      <w:tr w:rsidR="00E93E71" w:rsidRPr="00E93E71" w14:paraId="462C2A87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5F231E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42041-54214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D31728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matR</w:t>
            </w:r>
          </w:p>
        </w:tc>
      </w:tr>
      <w:tr w:rsidR="00E93E71" w:rsidRPr="00E93E71" w14:paraId="034C7C89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686472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64215-82776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E2365D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rrn18</w:t>
            </w:r>
          </w:p>
        </w:tc>
      </w:tr>
      <w:tr w:rsidR="00E93E71" w:rsidRPr="00E93E71" w14:paraId="75389514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5232DE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64215-82776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7630BC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rrn5</w:t>
            </w:r>
          </w:p>
        </w:tc>
      </w:tr>
      <w:tr w:rsidR="00E93E71" w:rsidRPr="00E93E71" w14:paraId="118C25E6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BC18FA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83843-102496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16FA46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nad4L</w:t>
            </w:r>
          </w:p>
        </w:tc>
      </w:tr>
      <w:tr w:rsidR="00E93E71" w:rsidRPr="00E93E71" w14:paraId="599CD8D2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96B38F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83843-102496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7347F8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atp4</w:t>
            </w:r>
          </w:p>
        </w:tc>
      </w:tr>
      <w:tr w:rsidR="00E93E71" w:rsidRPr="00E93E71" w14:paraId="0E3E591D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36E76C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110120-119891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591318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trnH-GUG</w:t>
            </w:r>
          </w:p>
        </w:tc>
      </w:tr>
      <w:tr w:rsidR="00E93E71" w:rsidRPr="00E93E71" w14:paraId="446FD22D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ED5567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110120-119891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F1F5CF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trnE-UUC</w:t>
            </w:r>
          </w:p>
        </w:tc>
      </w:tr>
      <w:tr w:rsidR="00E93E71" w:rsidRPr="00E93E71" w14:paraId="517C7648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DEE93C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163391-170431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A650F4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nad7</w:t>
            </w:r>
          </w:p>
        </w:tc>
      </w:tr>
      <w:tr w:rsidR="00E93E71" w:rsidRPr="00E93E71" w14:paraId="2BFB2CA6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D29999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189678-190318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5B5C92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trnM-CAU</w:t>
            </w:r>
          </w:p>
        </w:tc>
      </w:tr>
      <w:tr w:rsidR="00E93E71" w:rsidRPr="00E93E71" w14:paraId="7DDBE59B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ECAD73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248459-254539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C70A1D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cob</w:t>
            </w:r>
          </w:p>
        </w:tc>
      </w:tr>
      <w:tr w:rsidR="00E93E71" w:rsidRPr="00E93E71" w14:paraId="0B137031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045ACC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248459-254539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1C4F1A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rps14</w:t>
            </w:r>
          </w:p>
        </w:tc>
      </w:tr>
      <w:tr w:rsidR="00E93E71" w:rsidRPr="00E93E71" w14:paraId="00A9B95A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C3AFD1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248459-254539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3C9841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rpl5</w:t>
            </w:r>
          </w:p>
        </w:tc>
      </w:tr>
      <w:tr w:rsidR="00E93E71" w:rsidRPr="00E93E71" w14:paraId="233C888E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386CF8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285121-295004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B90D35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trnC-GCA</w:t>
            </w:r>
          </w:p>
        </w:tc>
      </w:tr>
      <w:tr w:rsidR="00E93E71" w:rsidRPr="00E93E71" w14:paraId="5193342C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4F66B2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285121-295004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239836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trnN-GUU</w:t>
            </w:r>
          </w:p>
        </w:tc>
      </w:tr>
      <w:tr w:rsidR="00E93E71" w:rsidRPr="00E93E71" w14:paraId="65803FE1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454CAF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285121-295004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9BA11A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trnY-GUA</w:t>
            </w:r>
          </w:p>
        </w:tc>
      </w:tr>
      <w:tr w:rsidR="00E93E71" w:rsidRPr="00E93E71" w14:paraId="3B417AC2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1F87FD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285121-295004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B0A1F1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nad2</w:t>
            </w:r>
          </w:p>
        </w:tc>
      </w:tr>
      <w:tr w:rsidR="00E93E71" w:rsidRPr="00E93E71" w14:paraId="582542CA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0F4702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324006-327710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23EC19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rps3</w:t>
            </w:r>
          </w:p>
        </w:tc>
      </w:tr>
      <w:tr w:rsidR="00E93E71" w:rsidRPr="00E93E71" w14:paraId="29A07324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8012B4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334768-338539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5A5CA1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nad1</w:t>
            </w:r>
          </w:p>
        </w:tc>
      </w:tr>
      <w:tr w:rsidR="00E93E71" w:rsidRPr="00E93E71" w14:paraId="71766DE9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6E0014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406026-425596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05A422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nad5</w:t>
            </w:r>
          </w:p>
        </w:tc>
      </w:tr>
      <w:tr w:rsidR="00E93E71" w:rsidRPr="00E93E71" w14:paraId="6027609A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63815F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406026-425596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6711EB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ccmFN</w:t>
            </w:r>
          </w:p>
        </w:tc>
      </w:tr>
      <w:tr w:rsidR="00E93E71" w:rsidRPr="00E93E71" w14:paraId="746E4381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B1D414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461302-485735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21DED3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nad6</w:t>
            </w:r>
          </w:p>
        </w:tc>
      </w:tr>
      <w:tr w:rsidR="00E93E71" w:rsidRPr="00E93E71" w14:paraId="798C51FC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2099A2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461302-485735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B2B9BD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rps4</w:t>
            </w:r>
          </w:p>
        </w:tc>
      </w:tr>
      <w:tr w:rsidR="00E93E71" w:rsidRPr="00E93E71" w14:paraId="13E52900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3237F2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501490-505600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98FB14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cox2</w:t>
            </w:r>
          </w:p>
        </w:tc>
      </w:tr>
      <w:tr w:rsidR="00E93E71" w:rsidRPr="00E93E71" w14:paraId="1EA6D8ED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62ACDB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505609-525191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8E2ED1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trnI-CAU</w:t>
            </w:r>
          </w:p>
        </w:tc>
      </w:tr>
      <w:tr w:rsidR="00E93E71" w:rsidRPr="00E93E71" w14:paraId="0F2FCC82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DCBD24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505609-525191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50B4AB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trnK-UUU</w:t>
            </w:r>
          </w:p>
        </w:tc>
      </w:tr>
      <w:tr w:rsidR="00E93E71" w:rsidRPr="00E93E71" w14:paraId="317A4D4E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C54D2B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533266-541007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2E2CD2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ccmB</w:t>
            </w:r>
          </w:p>
        </w:tc>
      </w:tr>
      <w:tr w:rsidR="00E93E71" w:rsidRPr="00E93E71" w14:paraId="27861804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F47B15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533266-541007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22B4FD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rpl10</w:t>
            </w:r>
          </w:p>
        </w:tc>
      </w:tr>
      <w:tr w:rsidR="00E93E71" w:rsidRPr="00E93E71" w14:paraId="798037C4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541D94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543082-561484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FFA595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trnM-CAU</w:t>
            </w:r>
          </w:p>
        </w:tc>
      </w:tr>
      <w:tr w:rsidR="00E93E71" w:rsidRPr="00E93E71" w14:paraId="37F6296E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E856F5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543082-561484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5CDF7A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trnD-GUC</w:t>
            </w:r>
          </w:p>
        </w:tc>
      </w:tr>
      <w:tr w:rsidR="00E93E71" w:rsidRPr="00E93E71" w14:paraId="03CCD91D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A04031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543082-561484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CB92D6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atp6</w:t>
            </w:r>
          </w:p>
        </w:tc>
      </w:tr>
      <w:tr w:rsidR="00E93E71" w:rsidRPr="00E93E71" w14:paraId="09926276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B1D7F1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573400-584933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B6316A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nad2</w:t>
            </w:r>
          </w:p>
        </w:tc>
      </w:tr>
      <w:tr w:rsidR="00E93E71" w:rsidRPr="00E93E71" w14:paraId="31FBD91B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D81020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573400-584933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EF6B80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sdh3</w:t>
            </w:r>
          </w:p>
        </w:tc>
      </w:tr>
      <w:tr w:rsidR="00E93E71" w:rsidRPr="00E93E71" w14:paraId="6AE631C5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C49EDA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594764-620945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0ED3F6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nad1</w:t>
            </w:r>
          </w:p>
        </w:tc>
      </w:tr>
      <w:tr w:rsidR="00E93E71" w:rsidRPr="00E93E71" w14:paraId="67A22AB1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10559F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594764-620945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B17354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trnS-GCU</w:t>
            </w:r>
          </w:p>
        </w:tc>
      </w:tr>
      <w:tr w:rsidR="00E93E71" w:rsidRPr="00E93E71" w14:paraId="4E37761C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4CA596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594764-620945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794ACD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trnF-GAA</w:t>
            </w:r>
          </w:p>
        </w:tc>
      </w:tr>
      <w:tr w:rsidR="00E93E71" w:rsidRPr="00E93E71" w14:paraId="1D388608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BAEFA1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594764-620945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87DD10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trnP-UGG</w:t>
            </w:r>
          </w:p>
        </w:tc>
      </w:tr>
      <w:tr w:rsidR="00E93E71" w:rsidRPr="00E93E71" w14:paraId="154067C5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7AA4DE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653256-658476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13A8D3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ccmFC</w:t>
            </w:r>
          </w:p>
        </w:tc>
      </w:tr>
      <w:tr w:rsidR="00E93E71" w:rsidRPr="00E93E71" w14:paraId="344CCB26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D99E1F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673794-679383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93F5E2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atp1</w:t>
            </w:r>
          </w:p>
        </w:tc>
      </w:tr>
      <w:tr w:rsidR="00E93E71" w:rsidRPr="00E93E71" w14:paraId="283C4195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1A47CD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689472-690682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413287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rps12</w:t>
            </w:r>
          </w:p>
        </w:tc>
      </w:tr>
      <w:tr w:rsidR="00E93E71" w:rsidRPr="00E93E71" w14:paraId="7B919695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ACBC95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lastRenderedPageBreak/>
              <w:t>689472-690682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CB7699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nad3</w:t>
            </w:r>
          </w:p>
        </w:tc>
      </w:tr>
      <w:tr w:rsidR="00E93E71" w:rsidRPr="00E93E71" w14:paraId="643FCE8F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4ACB84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704531-718048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6E4452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atp8</w:t>
            </w:r>
          </w:p>
        </w:tc>
      </w:tr>
      <w:tr w:rsidR="00E93E71" w:rsidRPr="00E93E71" w14:paraId="62835135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E43CCE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704531-718048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FDAA84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cox3</w:t>
            </w:r>
          </w:p>
        </w:tc>
      </w:tr>
      <w:tr w:rsidR="00E93E71" w:rsidRPr="00E93E71" w14:paraId="7B181447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CF547D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704531-718048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E93160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sdh4</w:t>
            </w:r>
          </w:p>
        </w:tc>
      </w:tr>
      <w:tr w:rsidR="00E93E71" w:rsidRPr="00E93E71" w14:paraId="6C1C70A2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CED0EA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704531-718048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319B37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trnG-GCC</w:t>
            </w:r>
          </w:p>
        </w:tc>
      </w:tr>
      <w:tr w:rsidR="00E93E71" w:rsidRPr="00E93E71" w14:paraId="6A353822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19E706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704531-718048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C08182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trnQ-UUG</w:t>
            </w:r>
          </w:p>
        </w:tc>
      </w:tr>
      <w:tr w:rsidR="00E67DAB" w:rsidRPr="00E93E71" w14:paraId="137CDE5C" w14:textId="77777777" w:rsidTr="007E6F7E">
        <w:trPr>
          <w:trHeight w:val="280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6B75D60" w14:textId="77777777" w:rsidR="00E67DAB" w:rsidRPr="00E93E71" w:rsidRDefault="00E67DAB" w:rsidP="00F04B4C">
            <w:pPr>
              <w:spacing w:before="0" w:after="0"/>
              <w:textAlignment w:val="center"/>
              <w:rPr>
                <w:sz w:val="22"/>
              </w:rPr>
            </w:pPr>
            <w:r w:rsidRPr="00E93E71">
              <w:rPr>
                <w:sz w:val="22"/>
                <w:lang w:bidi="ar"/>
              </w:rPr>
              <w:t>801449-816410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385EA5E" w14:textId="77777777" w:rsidR="00E67DAB" w:rsidRPr="00E93E71" w:rsidRDefault="00E67DAB" w:rsidP="00F04B4C">
            <w:pPr>
              <w:spacing w:before="0" w:after="0"/>
              <w:textAlignment w:val="center"/>
              <w:rPr>
                <w:i/>
                <w:iCs/>
                <w:sz w:val="22"/>
              </w:rPr>
            </w:pPr>
            <w:r w:rsidRPr="00E93E71">
              <w:rPr>
                <w:i/>
                <w:iCs/>
                <w:sz w:val="22"/>
                <w:lang w:bidi="ar"/>
              </w:rPr>
              <w:t>trnS-UGA</w:t>
            </w:r>
          </w:p>
        </w:tc>
      </w:tr>
    </w:tbl>
    <w:p w14:paraId="386B2A77" w14:textId="77777777" w:rsidR="00E67DAB" w:rsidRPr="00E93E71" w:rsidRDefault="00E67DAB" w:rsidP="00F04B4C">
      <w:pPr>
        <w:spacing w:before="0" w:after="0"/>
        <w:rPr>
          <w:sz w:val="22"/>
          <w:lang w:bidi="ar"/>
        </w:rPr>
      </w:pPr>
    </w:p>
    <w:p w14:paraId="0248F62B" w14:textId="31CEDD49" w:rsidR="00E67DAB" w:rsidRPr="00E93E71" w:rsidRDefault="00E67DAB" w:rsidP="00E67DAB">
      <w:pPr>
        <w:rPr>
          <w:sz w:val="22"/>
          <w:lang w:bidi="ar"/>
        </w:rPr>
      </w:pPr>
      <w:r w:rsidRPr="00E93E71">
        <w:rPr>
          <w:sz w:val="22"/>
          <w:lang w:bidi="ar"/>
        </w:rPr>
        <w:br w:type="page"/>
      </w:r>
      <w:r w:rsidR="00342F59" w:rsidRPr="00E93E71">
        <w:rPr>
          <w:rFonts w:cs="Times New Roman"/>
          <w:b/>
          <w:szCs w:val="24"/>
        </w:rPr>
        <w:lastRenderedPageBreak/>
        <w:t xml:space="preserve">Supplementary Table </w:t>
      </w:r>
      <w:r w:rsidR="00B945C9" w:rsidRPr="00E93E71">
        <w:rPr>
          <w:rFonts w:cs="Times New Roman"/>
          <w:b/>
          <w:szCs w:val="24"/>
        </w:rPr>
        <w:t>9</w:t>
      </w:r>
      <w:r w:rsidR="00342F59" w:rsidRPr="00E93E71">
        <w:rPr>
          <w:rFonts w:cs="Times New Roman"/>
          <w:b/>
          <w:szCs w:val="24"/>
        </w:rPr>
        <w:t>.</w:t>
      </w:r>
      <w:r w:rsidRPr="00E93E71">
        <w:rPr>
          <w:lang w:bidi="ar"/>
        </w:rPr>
        <w:t xml:space="preserve"> Codon-anticodon recognition patterns and codon usage of the </w:t>
      </w:r>
      <w:r w:rsidRPr="00E93E71">
        <w:rPr>
          <w:i/>
          <w:iCs/>
          <w:lang w:bidi="ar"/>
        </w:rPr>
        <w:t>Rhododendron × pulchrum</w:t>
      </w:r>
      <w:r w:rsidRPr="00E93E71">
        <w:rPr>
          <w:rFonts w:hint="eastAsia"/>
          <w:lang w:bidi="ar"/>
        </w:rPr>
        <w:t xml:space="preserve"> chloroplast</w:t>
      </w:r>
      <w:r w:rsidRPr="00E93E71">
        <w:rPr>
          <w:lang w:bidi="ar"/>
        </w:rPr>
        <w:t xml:space="preserve"> genome.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450"/>
        <w:gridCol w:w="957"/>
        <w:gridCol w:w="1805"/>
        <w:gridCol w:w="1519"/>
        <w:gridCol w:w="1310"/>
        <w:gridCol w:w="2736"/>
      </w:tblGrid>
      <w:tr w:rsidR="00E93E71" w:rsidRPr="00E93E71" w14:paraId="5DAEC6F4" w14:textId="77777777" w:rsidTr="00342F59">
        <w:trPr>
          <w:trHeight w:val="940"/>
        </w:trPr>
        <w:tc>
          <w:tcPr>
            <w:tcW w:w="717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418886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Amino Acid</w:t>
            </w:r>
          </w:p>
        </w:tc>
        <w:tc>
          <w:tcPr>
            <w:tcW w:w="473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7C363E9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 xml:space="preserve"> Codon</w:t>
            </w:r>
          </w:p>
        </w:tc>
        <w:tc>
          <w:tcPr>
            <w:tcW w:w="944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80B65B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Percentage of the same acid (%)</w:t>
            </w:r>
          </w:p>
        </w:tc>
        <w:tc>
          <w:tcPr>
            <w:tcW w:w="798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84B09D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Percentage of all codon (%)</w:t>
            </w:r>
          </w:p>
        </w:tc>
        <w:tc>
          <w:tcPr>
            <w:tcW w:w="648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71C5FC9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Frequency</w:t>
            </w:r>
          </w:p>
        </w:tc>
        <w:tc>
          <w:tcPr>
            <w:tcW w:w="1421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378D5C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relative synonymous codon usage value (RSCU)</w:t>
            </w:r>
          </w:p>
        </w:tc>
      </w:tr>
      <w:tr w:rsidR="00E93E71" w:rsidRPr="00E93E71" w14:paraId="6D9268C9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13624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Ala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AEC76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GCA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25042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27.2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1C189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1.69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E73D7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325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2D86A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1.09</w:t>
            </w:r>
          </w:p>
        </w:tc>
      </w:tr>
      <w:tr w:rsidR="00E93E71" w:rsidRPr="00E93E71" w14:paraId="5FB50748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CADDD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Ala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AE05E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GCC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26607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15.7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4F895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0.98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56010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188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72BC7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0.63</w:t>
            </w:r>
          </w:p>
        </w:tc>
      </w:tr>
      <w:tr w:rsidR="00E93E71" w:rsidRPr="00E93E71" w14:paraId="34D12871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E53E2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Ala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8D642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GCG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49440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11.6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C2A79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0.72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A5165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139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57CFF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0.47</w:t>
            </w:r>
          </w:p>
        </w:tc>
      </w:tr>
      <w:tr w:rsidR="00E93E71" w:rsidRPr="00E93E71" w14:paraId="5195F39C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09535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Ala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CFE83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GCU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0D0A4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45.4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5046B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2.82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B6D80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543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89E7F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1.82</w:t>
            </w:r>
          </w:p>
        </w:tc>
      </w:tr>
      <w:tr w:rsidR="00E93E71" w:rsidRPr="00E93E71" w14:paraId="402FF6D2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AF76B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Cys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6A62E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UGC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60637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20.5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D5096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0.23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D766B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44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8CB60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0.41</w:t>
            </w:r>
          </w:p>
        </w:tc>
      </w:tr>
      <w:tr w:rsidR="00E93E71" w:rsidRPr="00E93E71" w14:paraId="1CB25826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1CACA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Cys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19799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UGU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5B2CC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79.5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D30AE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0.89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56ADD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171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56F99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1.59</w:t>
            </w:r>
          </w:p>
        </w:tc>
      </w:tr>
      <w:tr w:rsidR="00E93E71" w:rsidRPr="00E93E71" w14:paraId="2541AFF6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EC5D0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Asp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BAC53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GAC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2CB4B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19.5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1E68E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0.72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AB248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139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A6561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0.39</w:t>
            </w:r>
          </w:p>
        </w:tc>
      </w:tr>
      <w:tr w:rsidR="00E93E71" w:rsidRPr="00E93E71" w14:paraId="07447F14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0830A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Asp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3F710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GAU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DFE4C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80.5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58417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2.98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D5562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574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568BF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1.61</w:t>
            </w:r>
          </w:p>
        </w:tc>
      </w:tr>
      <w:tr w:rsidR="00E93E71" w:rsidRPr="00E93E71" w14:paraId="787EF6C9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CBD32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Glu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70802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GAA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F15FC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76.2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F4996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3.87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AD05A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746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BE318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1.52</w:t>
            </w:r>
          </w:p>
        </w:tc>
      </w:tr>
      <w:tr w:rsidR="00E93E71" w:rsidRPr="00E93E71" w14:paraId="27C524C5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CE68B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Glu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933FD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GAG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0415E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23.8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C85A9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1.21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48246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233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A868B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0.48</w:t>
            </w:r>
          </w:p>
        </w:tc>
      </w:tr>
      <w:tr w:rsidR="00E93E71" w:rsidRPr="00E93E71" w14:paraId="18BE2ED2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20649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Phe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BF080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UUC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A50B2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31.2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AAB47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1.75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DACB8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338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BF6CD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0.62</w:t>
            </w:r>
          </w:p>
        </w:tc>
      </w:tr>
      <w:tr w:rsidR="00E93E71" w:rsidRPr="00E93E71" w14:paraId="015418C4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16FE2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Phe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215CD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UUU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F4485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68.8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87814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3.86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7754A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745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F6D4F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1.38</w:t>
            </w:r>
          </w:p>
        </w:tc>
      </w:tr>
      <w:tr w:rsidR="00E93E71" w:rsidRPr="00E93E71" w14:paraId="3C947DDD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46CA6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Gly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CEC76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GGA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C4896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38.4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D91C6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2.82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22596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543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CDA08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1.54</w:t>
            </w:r>
          </w:p>
        </w:tc>
      </w:tr>
      <w:tr w:rsidR="00E93E71" w:rsidRPr="00E93E71" w14:paraId="470E2D0C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AD55D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Gly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C1CDD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GGC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01F98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10.6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CDD29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0.78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15711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150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A0E8C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0.42</w:t>
            </w:r>
          </w:p>
        </w:tc>
      </w:tr>
      <w:tr w:rsidR="00E93E71" w:rsidRPr="00E93E71" w14:paraId="3261AB9B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E305A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Gly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5C4E1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GGG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2C258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16.7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A8011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1.22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3F660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236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396EF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0.67</w:t>
            </w:r>
          </w:p>
        </w:tc>
      </w:tr>
      <w:tr w:rsidR="00E93E71" w:rsidRPr="00E93E71" w14:paraId="7A77701F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01188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Gly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17986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GGU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3DEC8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34.3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A7B35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2.51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98B2B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484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0D6F6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1.37</w:t>
            </w:r>
          </w:p>
        </w:tc>
      </w:tr>
      <w:tr w:rsidR="00E93E71" w:rsidRPr="00E93E71" w14:paraId="05942E10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154DD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His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57552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CAC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6B315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23.5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50542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0.53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B8767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103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A686F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0.47</w:t>
            </w:r>
          </w:p>
        </w:tc>
      </w:tr>
      <w:tr w:rsidR="00E93E71" w:rsidRPr="00E93E71" w14:paraId="5FDB6E81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B7D33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His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2D94D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CAU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B3724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76.5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34629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1.74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B70F4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335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D2CBA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1.53</w:t>
            </w:r>
          </w:p>
        </w:tc>
      </w:tr>
      <w:tr w:rsidR="00E93E71" w:rsidRPr="00E93E71" w14:paraId="421C4AB7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2B247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Ile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233F7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AUA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46048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30.6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28B0E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2.66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165AC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512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A4DF6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0.92</w:t>
            </w:r>
          </w:p>
        </w:tc>
      </w:tr>
      <w:tr w:rsidR="00E93E71" w:rsidRPr="00E93E71" w14:paraId="21A7BBAE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6B1A7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Ile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E2DB6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AUC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07397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19.3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351FB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1.66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0D946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320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02273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0.57</w:t>
            </w:r>
          </w:p>
        </w:tc>
      </w:tr>
      <w:tr w:rsidR="00E93E71" w:rsidRPr="00E93E71" w14:paraId="370C0399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D7D35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Ile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D43F6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AUU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90F0C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50.3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71585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4.36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56998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841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4BE7E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1.51</w:t>
            </w:r>
          </w:p>
        </w:tc>
      </w:tr>
      <w:tr w:rsidR="00E93E71" w:rsidRPr="00E93E71" w14:paraId="3EBF0922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F2E27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Lys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E6DFE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AAA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2941C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77.1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CCDEA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4.00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86C6C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772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854BF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1.54</w:t>
            </w:r>
          </w:p>
        </w:tc>
      </w:tr>
      <w:tr w:rsidR="00E93E71" w:rsidRPr="00E93E71" w14:paraId="1E6C8222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CE3A1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Lys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983F6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AAG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C6311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22.9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55CF7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1.19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04E41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229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AF3AB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0.46</w:t>
            </w:r>
          </w:p>
        </w:tc>
      </w:tr>
      <w:tr w:rsidR="00E93E71" w:rsidRPr="00E93E71" w14:paraId="2F3FA53A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C90B4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Leu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C33E4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CUA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37D65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13.4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26D78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1.43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27C6B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276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FF1E7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0.8</w:t>
            </w:r>
          </w:p>
        </w:tc>
      </w:tr>
      <w:tr w:rsidR="00E93E71" w:rsidRPr="00E93E71" w14:paraId="043BBF08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B2632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Leu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93D5F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CUC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855BE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6.6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234C3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0.70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30972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135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23889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0.39</w:t>
            </w:r>
          </w:p>
        </w:tc>
      </w:tr>
      <w:tr w:rsidR="00E93E71" w:rsidRPr="00E93E71" w14:paraId="6F79AB22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1C55E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Leu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1810A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CUG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44989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5.9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9DA37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0.63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947C7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121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78E86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0.36</w:t>
            </w:r>
          </w:p>
        </w:tc>
      </w:tr>
      <w:tr w:rsidR="00E93E71" w:rsidRPr="00E93E71" w14:paraId="6149086C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A73C2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Leu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BA6C5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CUU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DC3CB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20.1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115DB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2.15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461D3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414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DB7CA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1.21</w:t>
            </w:r>
          </w:p>
        </w:tc>
      </w:tr>
      <w:tr w:rsidR="00E93E71" w:rsidRPr="00E93E71" w14:paraId="319E47E3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D5129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Leu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361DC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UUA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20C0E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34.9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95D39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3.73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E3D22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719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01EAE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2.09</w:t>
            </w:r>
          </w:p>
        </w:tc>
      </w:tr>
      <w:tr w:rsidR="00E93E71" w:rsidRPr="00E93E71" w14:paraId="14E15352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38956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Leu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C7496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UUG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580A3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19.1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8C243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2.04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55213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393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E8751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1.14</w:t>
            </w:r>
          </w:p>
        </w:tc>
      </w:tr>
      <w:tr w:rsidR="00E93E71" w:rsidRPr="00E93E71" w14:paraId="5D634D04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46216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Met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7CDB4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AUG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F5826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99.1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99293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2.42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CF4E3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466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F7898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</w:t>
            </w:r>
          </w:p>
        </w:tc>
      </w:tr>
      <w:tr w:rsidR="00E93E71" w:rsidRPr="00E93E71" w14:paraId="3B3FE396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8E77E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Asn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9AD6E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AAC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320FD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21.6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95807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0.91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6F4B1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175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A1CCF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0.43</w:t>
            </w:r>
          </w:p>
        </w:tc>
      </w:tr>
      <w:tr w:rsidR="00E93E71" w:rsidRPr="00E93E71" w14:paraId="22D477E2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0AC78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Asn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94B42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AAU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CFDB3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78.4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18A1E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3.29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089A4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634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1355E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1.57</w:t>
            </w:r>
          </w:p>
        </w:tc>
      </w:tr>
      <w:tr w:rsidR="00E93E71" w:rsidRPr="00E93E71" w14:paraId="73548464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07EC9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Pro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0B843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CCA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DC106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29.7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6DA11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1.25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C91A1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241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FAA33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1.19</w:t>
            </w:r>
          </w:p>
        </w:tc>
      </w:tr>
      <w:tr w:rsidR="00E93E71" w:rsidRPr="00E93E71" w14:paraId="3AA21773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67E37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Pro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8F39A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CCC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A3B68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17.6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9F14D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0.74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F053C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143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CBC06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0.51</w:t>
            </w:r>
          </w:p>
        </w:tc>
      </w:tr>
      <w:tr w:rsidR="00E93E71" w:rsidRPr="00E93E71" w14:paraId="3FFCC1AE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6A684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Pro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301D6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CCG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E5B52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11.2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62F80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0.47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D2D9C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91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F94C9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0.45</w:t>
            </w:r>
          </w:p>
        </w:tc>
      </w:tr>
      <w:tr w:rsidR="00E93E71" w:rsidRPr="00E93E71" w14:paraId="47A0D46B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9F153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Pro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FDB32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CCU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CDABC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41.5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44441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1.75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F4185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337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579FF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1.66</w:t>
            </w:r>
          </w:p>
        </w:tc>
      </w:tr>
      <w:tr w:rsidR="00E93E71" w:rsidRPr="00E93E71" w14:paraId="3F2FCBAF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01F93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lastRenderedPageBreak/>
              <w:t>Gln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C2A5D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CAA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613AC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79.4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185D1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2.72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B8778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525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CD472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1.59</w:t>
            </w:r>
          </w:p>
        </w:tc>
      </w:tr>
      <w:tr w:rsidR="00E93E71" w:rsidRPr="00E93E71" w14:paraId="61B44DD4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A5BF9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Gln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B47EA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CAG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6B318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20.6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5884C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0.71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EA939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136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2DFF9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0.41</w:t>
            </w:r>
          </w:p>
        </w:tc>
      </w:tr>
      <w:tr w:rsidR="00E93E71" w:rsidRPr="00E93E71" w14:paraId="205651E3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1A9A6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Arg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A239D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AGA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91871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27.9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F8F1C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1.68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60000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323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EE419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1.68</w:t>
            </w:r>
          </w:p>
        </w:tc>
      </w:tr>
      <w:tr w:rsidR="00E93E71" w:rsidRPr="00E93E71" w14:paraId="2ABDC817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902EC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Arg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5E924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AGG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1EAAC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8.6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8A46D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0.51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CDA3C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99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1160D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0.51</w:t>
            </w:r>
          </w:p>
        </w:tc>
      </w:tr>
      <w:tr w:rsidR="00E93E71" w:rsidRPr="00E93E71" w14:paraId="5D31DA83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B1F10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Arg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79394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CGA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96D2B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25.5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1EE80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1.53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B9740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295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A4C54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1.53</w:t>
            </w:r>
          </w:p>
        </w:tc>
      </w:tr>
      <w:tr w:rsidR="00E93E71" w:rsidRPr="00E93E71" w14:paraId="37175A76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98AEA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Arg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70249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CGC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378C7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6.1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1591F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0.36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8E9D6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70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397A5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0.36</w:t>
            </w:r>
          </w:p>
        </w:tc>
      </w:tr>
      <w:tr w:rsidR="00E93E71" w:rsidRPr="00E93E71" w14:paraId="5B956DC5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F6283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Arg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71035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CGG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9B1AF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6.6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67670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0.39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E9435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76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C8ACA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0.39</w:t>
            </w:r>
          </w:p>
        </w:tc>
      </w:tr>
      <w:tr w:rsidR="00E93E71" w:rsidRPr="00E93E71" w14:paraId="0CF85CA2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A1014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Arg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B9B03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CGU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A92DA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25.3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484D9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1.52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D4392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293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A1243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1.52</w:t>
            </w:r>
          </w:p>
        </w:tc>
      </w:tr>
      <w:tr w:rsidR="00E93E71" w:rsidRPr="00E93E71" w14:paraId="00D46EE5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065AD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Ser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D8A9F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AGC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FD9F8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6.8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DEEC3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0.47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18EDD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90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68641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0.41</w:t>
            </w:r>
          </w:p>
        </w:tc>
      </w:tr>
      <w:tr w:rsidR="00E93E71" w:rsidRPr="00E93E71" w14:paraId="38E8AE4D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AF04E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Ser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5D121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AGU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8B52C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20.2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F330A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1.39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9F1FE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268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97F6E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1.21</w:t>
            </w:r>
          </w:p>
        </w:tc>
      </w:tr>
      <w:tr w:rsidR="00E93E71" w:rsidRPr="00E93E71" w14:paraId="61E1B816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738F6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Ser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51043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UCA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1B626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18.7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9A307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1.29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42A13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249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2FC69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1.12</w:t>
            </w:r>
          </w:p>
        </w:tc>
      </w:tr>
      <w:tr w:rsidR="00E93E71" w:rsidRPr="00E93E71" w14:paraId="037E9642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60172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Ser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653A5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UCC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7BE92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13.9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AC7D4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0.96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4F9751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185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6CB59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0.83</w:t>
            </w:r>
          </w:p>
        </w:tc>
      </w:tr>
      <w:tr w:rsidR="00E93E71" w:rsidRPr="00E93E71" w14:paraId="5A98992E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570AE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Ser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49870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UCG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CEB65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7.9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371A4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0.54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F7DF5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105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41279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0.47</w:t>
            </w:r>
          </w:p>
        </w:tc>
      </w:tr>
      <w:tr w:rsidR="00E93E71" w:rsidRPr="00E93E71" w14:paraId="4760C4CB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3964E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Ser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E1FBE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UCU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89363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32.6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F1B46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2.25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A26D6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433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4C7CE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1.95</w:t>
            </w:r>
          </w:p>
        </w:tc>
      </w:tr>
      <w:tr w:rsidR="00E93E71" w:rsidRPr="00E93E71" w14:paraId="7361F7C9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6A8AE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Thr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5F434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ACA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A54E6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28.8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BD2A5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1.53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0F426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295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7317B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1.15</w:t>
            </w:r>
          </w:p>
        </w:tc>
      </w:tr>
      <w:tr w:rsidR="00E93E71" w:rsidRPr="00E93E71" w14:paraId="4B288537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6BC34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Thr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2FF60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ACC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FE45F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19.1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CE928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1.02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D9479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196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9C95B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0.77</w:t>
            </w:r>
          </w:p>
        </w:tc>
      </w:tr>
      <w:tr w:rsidR="00E93E71" w:rsidRPr="00E93E71" w14:paraId="4803F1C0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8B72D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Thr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C240A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ACG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36511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10.2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D252D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0.54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C21B9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104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A953E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0.41</w:t>
            </w:r>
          </w:p>
        </w:tc>
      </w:tr>
      <w:tr w:rsidR="00E93E71" w:rsidRPr="00E93E71" w14:paraId="0F10BB0A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5E204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Thr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0893D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ACU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1C6F5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41.9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E8BE2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2.23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D33AE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429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868E5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1.68</w:t>
            </w:r>
          </w:p>
        </w:tc>
      </w:tr>
      <w:tr w:rsidR="00E93E71" w:rsidRPr="00E93E71" w14:paraId="38C4E5C2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E4310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Val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39641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GUA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C2511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36.3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AE1E7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2.11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D4D60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406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24FB2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1.45</w:t>
            </w:r>
          </w:p>
        </w:tc>
      </w:tr>
      <w:tr w:rsidR="00E93E71" w:rsidRPr="00E93E71" w14:paraId="2E75148B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AF195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Val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6C24F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GUC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D2725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13.2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795B6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0.75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B3880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145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76750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0.7</w:t>
            </w:r>
          </w:p>
        </w:tc>
      </w:tr>
      <w:tr w:rsidR="00E93E71" w:rsidRPr="00E93E71" w14:paraId="090F700D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A1E18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Val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56BBE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GUG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72A8E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14.1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C5F9D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0.81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0F4E42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156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39EB9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0.56</w:t>
            </w:r>
          </w:p>
        </w:tc>
      </w:tr>
      <w:tr w:rsidR="00E93E71" w:rsidRPr="00E93E71" w14:paraId="6CCDC59E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4A49B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Val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F9A9C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GUU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F3CE2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37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3970B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2.14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A6B4B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413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6F9C5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1.48</w:t>
            </w:r>
          </w:p>
        </w:tc>
      </w:tr>
      <w:tr w:rsidR="00E93E71" w:rsidRPr="00E93E71" w14:paraId="6CE64260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231CB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Trp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122626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UGG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4E4F1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100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3C92D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1.77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DA6DD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342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B4B73B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</w:t>
            </w:r>
          </w:p>
        </w:tc>
      </w:tr>
      <w:tr w:rsidR="00E93E71" w:rsidRPr="00E93E71" w14:paraId="70F7B01C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8D44F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Tyr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9B03A8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UAC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E814A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19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6D359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0.70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ADC36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135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2E802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0.38</w:t>
            </w:r>
          </w:p>
        </w:tc>
      </w:tr>
      <w:tr w:rsidR="00E93E71" w:rsidRPr="00E93E71" w14:paraId="70437E5E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2C0EE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Tyr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44303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UAU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FBBE8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81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C9DCA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2.98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22935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575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7B2B9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1.62</w:t>
            </w:r>
          </w:p>
        </w:tc>
      </w:tr>
      <w:tr w:rsidR="00E93E71" w:rsidRPr="00E93E71" w14:paraId="3D00013D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53D66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TER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562495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UAA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C6542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48.8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98197D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0.20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16B3C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39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FB3A8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1.48</w:t>
            </w:r>
          </w:p>
        </w:tc>
      </w:tr>
      <w:tr w:rsidR="00E93E71" w:rsidRPr="00E93E71" w14:paraId="440FE64E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3C589A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TER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1FE4CF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UAG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99C36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21.3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E8FC1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0.09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1CADE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17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47D700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0.63</w:t>
            </w:r>
          </w:p>
        </w:tc>
      </w:tr>
      <w:tr w:rsidR="00E93E71" w:rsidRPr="00E93E71" w14:paraId="57DF0942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0306DE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TER</w:t>
            </w:r>
          </w:p>
        </w:tc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2B45E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UGA</w:t>
            </w:r>
          </w:p>
        </w:tc>
        <w:tc>
          <w:tcPr>
            <w:tcW w:w="9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25347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30</w:t>
            </w:r>
          </w:p>
        </w:tc>
        <w:tc>
          <w:tcPr>
            <w:tcW w:w="7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5A7DA4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0.12 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92D033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24</w:t>
            </w:r>
          </w:p>
        </w:tc>
        <w:tc>
          <w:tcPr>
            <w:tcW w:w="14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4A1A49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0.89</w:t>
            </w:r>
          </w:p>
        </w:tc>
      </w:tr>
      <w:tr w:rsidR="00E67DAB" w:rsidRPr="00E93E71" w14:paraId="651DD765" w14:textId="77777777" w:rsidTr="00342F59">
        <w:trPr>
          <w:trHeight w:val="310"/>
        </w:trPr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272FF4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Total</w:t>
            </w: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0B8C3AD" w14:textId="77777777" w:rsidR="00E67DAB" w:rsidRPr="00E93E71" w:rsidRDefault="00E67DAB" w:rsidP="00F04B4C">
            <w:pPr>
              <w:spacing w:before="0" w:after="0"/>
              <w:jc w:val="center"/>
            </w:pP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B379F1C" w14:textId="77777777" w:rsidR="00E67DAB" w:rsidRPr="00E93E71" w:rsidRDefault="00E67DAB" w:rsidP="00F04B4C">
            <w:pPr>
              <w:spacing w:before="0" w:after="0"/>
              <w:jc w:val="center"/>
            </w:pPr>
          </w:p>
        </w:tc>
        <w:tc>
          <w:tcPr>
            <w:tcW w:w="798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FDFD827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 xml:space="preserve">100.00 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97427FC" w14:textId="77777777" w:rsidR="00E67DAB" w:rsidRPr="00E93E71" w:rsidRDefault="00E67DAB" w:rsidP="00F04B4C">
            <w:pPr>
              <w:spacing w:before="0" w:after="0"/>
              <w:jc w:val="center"/>
              <w:textAlignment w:val="center"/>
            </w:pPr>
            <w:r w:rsidRPr="00E93E71">
              <w:rPr>
                <w:lang w:bidi="ar"/>
              </w:rPr>
              <w:t>19278</w:t>
            </w:r>
          </w:p>
        </w:tc>
        <w:tc>
          <w:tcPr>
            <w:tcW w:w="142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682EC3E3" w14:textId="77777777" w:rsidR="00E67DAB" w:rsidRPr="00E93E71" w:rsidRDefault="00E67DAB" w:rsidP="00F04B4C">
            <w:pPr>
              <w:spacing w:before="0" w:after="0"/>
              <w:jc w:val="center"/>
            </w:pPr>
          </w:p>
        </w:tc>
      </w:tr>
    </w:tbl>
    <w:p w14:paraId="44DD282A" w14:textId="77777777" w:rsidR="00E67DAB" w:rsidRPr="00E93E71" w:rsidRDefault="00E67DAB" w:rsidP="00F04B4C">
      <w:pPr>
        <w:spacing w:before="0" w:after="0"/>
        <w:rPr>
          <w:sz w:val="22"/>
          <w:lang w:bidi="ar"/>
        </w:rPr>
      </w:pPr>
    </w:p>
    <w:p w14:paraId="735AB15D" w14:textId="5AE8FA1E" w:rsidR="00E67DAB" w:rsidRPr="00E93E71" w:rsidRDefault="00E67DAB" w:rsidP="00F04B4C">
      <w:pPr>
        <w:spacing w:before="0" w:after="0"/>
        <w:rPr>
          <w:sz w:val="22"/>
          <w:lang w:bidi="ar"/>
        </w:rPr>
      </w:pPr>
      <w:r w:rsidRPr="00E93E71">
        <w:rPr>
          <w:lang w:bidi="ar"/>
        </w:rPr>
        <w:br w:type="page"/>
      </w:r>
      <w:r w:rsidR="00180FCD" w:rsidRPr="00E93E71">
        <w:rPr>
          <w:rFonts w:cs="Times New Roman"/>
          <w:b/>
          <w:szCs w:val="24"/>
        </w:rPr>
        <w:lastRenderedPageBreak/>
        <w:t xml:space="preserve">Supplementary Table </w:t>
      </w:r>
      <w:r w:rsidR="00B945C9" w:rsidRPr="00E93E71">
        <w:rPr>
          <w:rFonts w:cs="Times New Roman"/>
          <w:b/>
          <w:szCs w:val="24"/>
        </w:rPr>
        <w:t>10</w:t>
      </w:r>
      <w:r w:rsidR="00180FCD" w:rsidRPr="00E93E71">
        <w:rPr>
          <w:rFonts w:cs="Times New Roman"/>
          <w:b/>
          <w:szCs w:val="24"/>
        </w:rPr>
        <w:t>.</w:t>
      </w:r>
      <w:r w:rsidRPr="00E93E71">
        <w:rPr>
          <w:lang w:bidi="ar"/>
        </w:rPr>
        <w:t xml:space="preserve"> Simple sequence repeats in the</w:t>
      </w:r>
      <w:r w:rsidRPr="00E93E71">
        <w:rPr>
          <w:i/>
          <w:iCs/>
          <w:lang w:bidi="ar"/>
        </w:rPr>
        <w:t xml:space="preserve"> Rhododendron × pulchrum</w:t>
      </w:r>
      <w:r w:rsidRPr="00E93E71">
        <w:rPr>
          <w:lang w:bidi="ar"/>
        </w:rPr>
        <w:t xml:space="preserve"> chloroplast genome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960"/>
        <w:gridCol w:w="517"/>
        <w:gridCol w:w="517"/>
        <w:gridCol w:w="516"/>
        <w:gridCol w:w="516"/>
        <w:gridCol w:w="516"/>
        <w:gridCol w:w="702"/>
        <w:gridCol w:w="702"/>
        <w:gridCol w:w="702"/>
        <w:gridCol w:w="702"/>
        <w:gridCol w:w="702"/>
        <w:gridCol w:w="702"/>
        <w:gridCol w:w="1023"/>
      </w:tblGrid>
      <w:tr w:rsidR="00E93E71" w:rsidRPr="00E93E71" w14:paraId="01C9E099" w14:textId="77777777" w:rsidTr="007E6F7E">
        <w:trPr>
          <w:trHeight w:val="300"/>
        </w:trPr>
        <w:tc>
          <w:tcPr>
            <w:tcW w:w="1002" w:type="pct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79534261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Sequences</w:t>
            </w:r>
          </w:p>
        </w:tc>
        <w:tc>
          <w:tcPr>
            <w:tcW w:w="3997" w:type="pct"/>
            <w:gridSpan w:val="12"/>
            <w:tcBorders>
              <w:top w:val="single" w:sz="4" w:space="0" w:color="000000"/>
              <w:left w:val="nil"/>
              <w:bottom w:val="dotted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0A267E59" w14:textId="77777777" w:rsidR="00E67DAB" w:rsidRPr="00E93E71" w:rsidRDefault="00E67DAB" w:rsidP="007E6F7E">
            <w:pPr>
              <w:jc w:val="center"/>
              <w:textAlignment w:val="center"/>
              <w:rPr>
                <w:b/>
                <w:bCs/>
              </w:rPr>
            </w:pPr>
            <w:r w:rsidRPr="00E93E71">
              <w:rPr>
                <w:b/>
                <w:bCs/>
                <w:lang w:bidi="ar"/>
              </w:rPr>
              <w:t>Number of repeats</w:t>
            </w:r>
          </w:p>
        </w:tc>
      </w:tr>
      <w:tr w:rsidR="00E93E71" w:rsidRPr="00E93E71" w14:paraId="017029C6" w14:textId="77777777" w:rsidTr="007E6F7E">
        <w:trPr>
          <w:trHeight w:val="310"/>
        </w:trPr>
        <w:tc>
          <w:tcPr>
            <w:tcW w:w="1002" w:type="pct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8B9ECE7" w14:textId="77777777" w:rsidR="00E67DAB" w:rsidRPr="00E93E71" w:rsidRDefault="00E67DAB" w:rsidP="007E6F7E">
            <w:pPr>
              <w:jc w:val="center"/>
              <w:rPr>
                <w:b/>
                <w:bCs/>
              </w:rPr>
            </w:pP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FC230E9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5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67DB4710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6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62422AA5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7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F6AE31F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8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6297D44E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9</w:t>
            </w:r>
          </w:p>
        </w:tc>
        <w:tc>
          <w:tcPr>
            <w:tcW w:w="35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75B8AF71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10</w:t>
            </w:r>
          </w:p>
        </w:tc>
        <w:tc>
          <w:tcPr>
            <w:tcW w:w="35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92F6C99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11</w:t>
            </w:r>
          </w:p>
        </w:tc>
        <w:tc>
          <w:tcPr>
            <w:tcW w:w="35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B660ED0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12</w:t>
            </w:r>
          </w:p>
        </w:tc>
        <w:tc>
          <w:tcPr>
            <w:tcW w:w="35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553043F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13</w:t>
            </w:r>
          </w:p>
        </w:tc>
        <w:tc>
          <w:tcPr>
            <w:tcW w:w="35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6CD6D80D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14</w:t>
            </w:r>
          </w:p>
        </w:tc>
        <w:tc>
          <w:tcPr>
            <w:tcW w:w="35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092B4B89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15</w:t>
            </w:r>
          </w:p>
        </w:tc>
        <w:tc>
          <w:tcPr>
            <w:tcW w:w="517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CFD6DF5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total</w:t>
            </w:r>
          </w:p>
        </w:tc>
      </w:tr>
      <w:tr w:rsidR="00E93E71" w:rsidRPr="00E93E71" w14:paraId="4E211674" w14:textId="77777777" w:rsidTr="007E6F7E">
        <w:trPr>
          <w:trHeight w:val="310"/>
        </w:trPr>
        <w:tc>
          <w:tcPr>
            <w:tcW w:w="10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FF3545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A/T</w:t>
            </w:r>
          </w:p>
        </w:tc>
        <w:tc>
          <w:tcPr>
            <w:tcW w:w="2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AB7594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CA8815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D354E3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6C5856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85CD35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1E4EBC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20</w:t>
            </w: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BF4C06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13</w:t>
            </w: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D47832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4</w:t>
            </w: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13CCDC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2</w:t>
            </w: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A704B0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</w:t>
            </w: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6BBBF0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</w:t>
            </w:r>
          </w:p>
        </w:tc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15C486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41</w:t>
            </w:r>
          </w:p>
        </w:tc>
      </w:tr>
      <w:tr w:rsidR="00E67DAB" w:rsidRPr="00E93E71" w14:paraId="3B578BB2" w14:textId="77777777" w:rsidTr="007E6F7E">
        <w:trPr>
          <w:trHeight w:val="310"/>
        </w:trPr>
        <w:tc>
          <w:tcPr>
            <w:tcW w:w="100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66674ECF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AT/AT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4473FE8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C6B5F8D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3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E3D8DE0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A788232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1</w:t>
            </w:r>
          </w:p>
        </w:tc>
        <w:tc>
          <w:tcPr>
            <w:tcW w:w="26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3C279E5E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5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56F34CB2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5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ED22C9E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5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70068F13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5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6ABB866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5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44CDFB7E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359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2D35F3D5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-</w:t>
            </w:r>
          </w:p>
        </w:tc>
        <w:tc>
          <w:tcPr>
            <w:tcW w:w="517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09D7EACE" w14:textId="77777777" w:rsidR="00E67DAB" w:rsidRPr="00E93E71" w:rsidRDefault="00E67DAB" w:rsidP="007E6F7E">
            <w:pPr>
              <w:jc w:val="center"/>
              <w:textAlignment w:val="center"/>
            </w:pPr>
            <w:r w:rsidRPr="00E93E71">
              <w:rPr>
                <w:lang w:bidi="ar"/>
              </w:rPr>
              <w:t>5</w:t>
            </w:r>
          </w:p>
        </w:tc>
      </w:tr>
    </w:tbl>
    <w:p w14:paraId="2897019C" w14:textId="77777777" w:rsidR="00E67DAB" w:rsidRPr="00E93E71" w:rsidRDefault="00E67DAB" w:rsidP="00E67DAB">
      <w:pPr>
        <w:rPr>
          <w:sz w:val="22"/>
          <w:lang w:bidi="ar"/>
        </w:rPr>
      </w:pPr>
    </w:p>
    <w:p w14:paraId="44257E43" w14:textId="522F9D4C" w:rsidR="00E67DAB" w:rsidRPr="00E93E71" w:rsidRDefault="00E67DAB" w:rsidP="00E67DAB">
      <w:pPr>
        <w:rPr>
          <w:sz w:val="22"/>
          <w:lang w:bidi="ar"/>
        </w:rPr>
      </w:pPr>
      <w:r w:rsidRPr="00E93E71">
        <w:rPr>
          <w:sz w:val="22"/>
          <w:lang w:bidi="ar"/>
        </w:rPr>
        <w:br w:type="page"/>
      </w:r>
      <w:r w:rsidR="00E84C7A" w:rsidRPr="00E93E71">
        <w:rPr>
          <w:rFonts w:cs="Times New Roman"/>
          <w:b/>
          <w:szCs w:val="24"/>
        </w:rPr>
        <w:lastRenderedPageBreak/>
        <w:t xml:space="preserve">Supplementary Table </w:t>
      </w:r>
      <w:r w:rsidR="00B945C9" w:rsidRPr="00E93E71">
        <w:rPr>
          <w:rFonts w:cs="Times New Roman"/>
          <w:b/>
          <w:szCs w:val="24"/>
        </w:rPr>
        <w:t>11</w:t>
      </w:r>
      <w:r w:rsidR="00E84C7A" w:rsidRPr="00E93E71">
        <w:rPr>
          <w:rFonts w:cs="Times New Roman"/>
          <w:b/>
          <w:szCs w:val="24"/>
        </w:rPr>
        <w:t>.</w:t>
      </w:r>
      <w:r w:rsidRPr="00E93E71">
        <w:rPr>
          <w:lang w:bidi="ar"/>
        </w:rPr>
        <w:t xml:space="preserve"> Relative synonymous codon usage values of the 5 </w:t>
      </w:r>
      <w:r w:rsidR="008C494E" w:rsidRPr="00E93E71">
        <w:rPr>
          <w:lang w:bidi="ar"/>
        </w:rPr>
        <w:t>Ericacea</w:t>
      </w:r>
      <w:r w:rsidRPr="00E93E71">
        <w:rPr>
          <w:lang w:bidi="ar"/>
        </w:rPr>
        <w:t xml:space="preserve"> species mitochondrial genomes.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46"/>
        <w:gridCol w:w="458"/>
        <w:gridCol w:w="851"/>
        <w:gridCol w:w="646"/>
        <w:gridCol w:w="458"/>
        <w:gridCol w:w="851"/>
        <w:gridCol w:w="646"/>
        <w:gridCol w:w="458"/>
        <w:gridCol w:w="851"/>
        <w:gridCol w:w="646"/>
        <w:gridCol w:w="458"/>
        <w:gridCol w:w="851"/>
        <w:gridCol w:w="647"/>
        <w:gridCol w:w="458"/>
        <w:gridCol w:w="852"/>
      </w:tblGrid>
      <w:tr w:rsidR="00E93E71" w:rsidRPr="00E93E71" w14:paraId="73574FFC" w14:textId="77777777" w:rsidTr="007E6F7E">
        <w:trPr>
          <w:trHeight w:val="330"/>
        </w:trPr>
        <w:tc>
          <w:tcPr>
            <w:tcW w:w="1000" w:type="pct"/>
            <w:gridSpan w:val="3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999D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MK990822</w:t>
            </w:r>
          </w:p>
        </w:tc>
        <w:tc>
          <w:tcPr>
            <w:tcW w:w="1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FD49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MZ779111</w:t>
            </w:r>
          </w:p>
        </w:tc>
        <w:tc>
          <w:tcPr>
            <w:tcW w:w="1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AF4D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NC_023338</w:t>
            </w:r>
          </w:p>
        </w:tc>
        <w:tc>
          <w:tcPr>
            <w:tcW w:w="1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F324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NC_053763</w:t>
            </w:r>
          </w:p>
        </w:tc>
        <w:tc>
          <w:tcPr>
            <w:tcW w:w="1000" w:type="pct"/>
            <w:gridSpan w:val="3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D959C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OM283814</w:t>
            </w:r>
          </w:p>
        </w:tc>
      </w:tr>
      <w:tr w:rsidR="00E93E71" w:rsidRPr="00E93E71" w14:paraId="127A1DFA" w14:textId="77777777" w:rsidTr="007E6F7E">
        <w:trPr>
          <w:trHeight w:val="280"/>
        </w:trPr>
        <w:tc>
          <w:tcPr>
            <w:tcW w:w="34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A4651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Codon</w:t>
            </w:r>
          </w:p>
        </w:tc>
        <w:tc>
          <w:tcPr>
            <w:tcW w:w="20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6140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AA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1FACB5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RSCU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58E75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Codon</w:t>
            </w:r>
          </w:p>
        </w:tc>
        <w:tc>
          <w:tcPr>
            <w:tcW w:w="20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AF905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AA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40C87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RSCU</w:t>
            </w:r>
          </w:p>
        </w:tc>
        <w:tc>
          <w:tcPr>
            <w:tcW w:w="346" w:type="pct"/>
            <w:tcBorders>
              <w:top w:val="single" w:sz="4" w:space="0" w:color="auto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6A6C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Codon</w:t>
            </w:r>
          </w:p>
        </w:tc>
        <w:tc>
          <w:tcPr>
            <w:tcW w:w="20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486F8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AA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8EAEB4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RSCU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50D1D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Codon</w:t>
            </w:r>
          </w:p>
        </w:tc>
        <w:tc>
          <w:tcPr>
            <w:tcW w:w="20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F172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AA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677D1D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RSCU</w:t>
            </w:r>
          </w:p>
        </w:tc>
        <w:tc>
          <w:tcPr>
            <w:tcW w:w="34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8FD9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Codon</w:t>
            </w:r>
          </w:p>
        </w:tc>
        <w:tc>
          <w:tcPr>
            <w:tcW w:w="20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477D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AA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58C7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b/>
                <w:bCs/>
                <w:sz w:val="15"/>
                <w:szCs w:val="15"/>
              </w:rPr>
            </w:pPr>
            <w:r w:rsidRPr="00E93E71">
              <w:rPr>
                <w:rFonts w:eastAsia="等线"/>
                <w:b/>
                <w:bCs/>
                <w:sz w:val="15"/>
                <w:szCs w:val="15"/>
              </w:rPr>
              <w:t>RSCU</w:t>
            </w:r>
          </w:p>
        </w:tc>
      </w:tr>
      <w:tr w:rsidR="00E93E71" w:rsidRPr="00E93E71" w14:paraId="3129083F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DCBF8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BC73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505DBC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0.292683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E0D0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5CEC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His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AAC6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0.474227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645B1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71DE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His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C1308A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0.446352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3EB69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ECDB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D56B4A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0.365854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E50D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F91C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88B6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0.333333</w:t>
            </w:r>
          </w:p>
        </w:tc>
      </w:tr>
      <w:tr w:rsidR="00E93E71" w:rsidRPr="00E93E71" w14:paraId="487B9AE2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E2F3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5D85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His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2D8BA5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0.439024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1CC2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1327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980E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0.474438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2116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36CB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Tyr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74DCA4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0.479167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6931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585C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His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DFA653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0.424028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97F6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8F0C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His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9C6C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0.435088</w:t>
            </w:r>
          </w:p>
        </w:tc>
      </w:tr>
      <w:tr w:rsidR="00E93E71" w:rsidRPr="00E93E71" w14:paraId="2D6229A2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F19AB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9CE7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Tyr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402F04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0.504065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93C4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AFB4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70AE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0.502513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9B1E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AEC6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69BB3B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0.502547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B135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3275A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7D8819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0.504673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FD28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D1F2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C9F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0.492221</w:t>
            </w:r>
          </w:p>
        </w:tc>
      </w:tr>
      <w:tr w:rsidR="00E93E71" w:rsidRPr="00E93E71" w14:paraId="253EFFCB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3F83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5C04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C9D3D8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0.509299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4E3B8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FBCC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Tyr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0A2AC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0.535088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82A9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717A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6C378F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0.515556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3D1D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67CA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539C29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0.506527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A776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F3FA9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07D9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0.506266</w:t>
            </w:r>
          </w:p>
        </w:tc>
      </w:tr>
      <w:tr w:rsidR="00E93E71" w:rsidRPr="00E93E71" w14:paraId="1FB18AD0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7E4D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2DAA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ACA3A1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0.54878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44C6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937AB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75E8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0.538318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53172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CC58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C23B8D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0.523438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8062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0B00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DBED12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0.510145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B2E6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0A9D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1922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0.508711</w:t>
            </w:r>
          </w:p>
        </w:tc>
      </w:tr>
      <w:tr w:rsidR="00E93E71" w:rsidRPr="00E93E71" w14:paraId="40D07342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7057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946A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3E9275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0.552239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976CA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F3A8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E4FEF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0.554913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562B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8769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36A91F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0.531343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6D938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19F1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Tyr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70161F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0.526596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913E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E765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Tyr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DC7A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0.514905</w:t>
            </w:r>
          </w:p>
        </w:tc>
      </w:tr>
      <w:tr w:rsidR="00E93E71" w:rsidRPr="00E93E71" w14:paraId="526CD9D9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E289E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18EC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A60428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0.565891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5697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C096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22C2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0.576112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3DB2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B805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7E6AE1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0.541732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2970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9CBF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4F3122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0.565619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0B73C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643F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9E89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0.517007</w:t>
            </w:r>
          </w:p>
        </w:tc>
      </w:tr>
      <w:tr w:rsidR="00E93E71" w:rsidRPr="00E93E71" w14:paraId="0445A9AE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E306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2A4D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63AE7B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0.58843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8D50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71ADE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89B5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0.580645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CCD6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C085A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AD3B84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0.545455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12B2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F122D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0D2DB1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0.576923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AD4C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263B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90F8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0.582593</w:t>
            </w:r>
          </w:p>
        </w:tc>
      </w:tr>
      <w:tr w:rsidR="00E93E71" w:rsidRPr="00E93E71" w14:paraId="2BEF4EF8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8B207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68A40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Asp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468BE7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0.59335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5F979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48980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FD72F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0.606335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0B54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6C06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B2F187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0.545455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95A4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9A1F1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6A80E3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0.579125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587A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101C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F1F4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0.593703</w:t>
            </w:r>
          </w:p>
        </w:tc>
      </w:tr>
      <w:tr w:rsidR="00E93E71" w:rsidRPr="00E93E71" w14:paraId="5CF0740B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53CB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6E9E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2A94B2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0.609848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5863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9C9E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3CDC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0.612346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9445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FDF0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18AE69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0.555102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CA4F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1727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0613E2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0.594595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9A793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845E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DDD5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0.596302</w:t>
            </w:r>
          </w:p>
        </w:tc>
      </w:tr>
      <w:tr w:rsidR="00E93E71" w:rsidRPr="00E93E71" w14:paraId="2D41E365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0C15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6A77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6F326D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0.6164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250EA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0A1C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3BC34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0.621118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EA50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CCBB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AB0EA3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0.573826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6818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3ABF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299557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0.601594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F655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8F37D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DCB0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0.620087</w:t>
            </w:r>
          </w:p>
        </w:tc>
      </w:tr>
      <w:tr w:rsidR="00E93E71" w:rsidRPr="00E93E71" w14:paraId="7A8803EE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D611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2D9E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6ADE98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0.62069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E5AB6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EC63F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Asp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37EE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0.623932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E92A8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1747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Asp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AAE662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0.597938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1CD5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F876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27968F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0.616092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D4FB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89E0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2B43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0.642</w:t>
            </w:r>
          </w:p>
        </w:tc>
      </w:tr>
      <w:tr w:rsidR="00E93E71" w:rsidRPr="00E93E71" w14:paraId="17C536F2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BC7E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FFDD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4BA320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0.62069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DA88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7448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C775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0.625293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BE47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9176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6349B3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0.608911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39F6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6967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E775CF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0.616092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5AA9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D8A3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Asp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C3E7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0.648968</w:t>
            </w:r>
          </w:p>
        </w:tc>
      </w:tr>
      <w:tr w:rsidR="00E93E71" w:rsidRPr="00E93E71" w14:paraId="04B580A6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D9A1F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27D94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6C72A0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0.636816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3E89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FD75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49AD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0.682081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5F8F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CC5B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8A8E65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0.625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9D66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C1E60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Asp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3A2B3D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0.647727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DA6EB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7198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A69B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0.651772</w:t>
            </w:r>
          </w:p>
        </w:tc>
      </w:tr>
      <w:tr w:rsidR="00E93E71" w:rsidRPr="00E93E71" w14:paraId="6827A8ED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150F8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0D8B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486292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0.653061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502F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AEF8F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13F7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0.718563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DADF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8043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1D5CAC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0.625641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2162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9B85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112462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0.696133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986B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1870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4E7A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0.685879</w:t>
            </w:r>
          </w:p>
        </w:tc>
      </w:tr>
      <w:tr w:rsidR="00E93E71" w:rsidRPr="00E93E71" w14:paraId="7FDE388D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8778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EFB7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0E1FA9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0.689922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858F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8CB5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DFF3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0.718615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460F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F9570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B8C52E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0.650746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562E7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1089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3F414C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0.733516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EC4E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5C1B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C6635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0.710645</w:t>
            </w:r>
          </w:p>
        </w:tc>
      </w:tr>
      <w:tr w:rsidR="00E93E71" w:rsidRPr="00E93E71" w14:paraId="06831C3A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C76A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D0C13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A90CE3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0.744186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44FF0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7CB7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46E1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0.779141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133F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4488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60E3D4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0.693333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294E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74B5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082383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4BB7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8209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622D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0.71964</w:t>
            </w:r>
          </w:p>
        </w:tc>
      </w:tr>
      <w:tr w:rsidR="00E93E71" w:rsidRPr="00E93E71" w14:paraId="5995F927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E7E3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9BDC3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E5C0FA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0.756219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18C8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08F17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4DED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0.780684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84B75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96BA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424B01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0.714765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4B0A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912D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6D5843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0.760943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3E53A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CECF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A8BE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0.737589</w:t>
            </w:r>
          </w:p>
        </w:tc>
      </w:tr>
      <w:tr w:rsidR="00E93E71" w:rsidRPr="00E93E71" w14:paraId="22605BED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843E0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BC1B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252A3E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0.76217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5BCE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C3B9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7C62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0.79397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8E6E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03DE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E73DA6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0.724409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D80B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F151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429DB7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0.761905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54D9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E0F7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3326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0.785276</w:t>
            </w:r>
          </w:p>
        </w:tc>
      </w:tr>
      <w:tr w:rsidR="00E93E71" w:rsidRPr="00E93E71" w14:paraId="28D7489A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35EC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47BD4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43617F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0.781132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42A5F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5CDE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Ile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8A9E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0.813913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9CE7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382A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AA71F9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0.773973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3100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A131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BFC191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0.778068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ACA1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6B1B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B79A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0.788632</w:t>
            </w:r>
          </w:p>
        </w:tc>
      </w:tr>
      <w:tr w:rsidR="00E93E71" w:rsidRPr="00E93E71" w14:paraId="10BE83F1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8FE4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EFA4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3A52B0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0.793388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050D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AE3E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Ile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723C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0.824348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3C4C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2124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EF4799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0.788043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9BED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A48C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1D6762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0.798165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0504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4628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57BE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0.789598</w:t>
            </w:r>
          </w:p>
        </w:tc>
      </w:tr>
      <w:tr w:rsidR="00E93E71" w:rsidRPr="00E93E71" w14:paraId="04C500F4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86B2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460C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Ile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B51C4C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0.822148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F6E44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F62E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A2618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0.827586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5676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D3DC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Ile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796CC5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0.795918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29D41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B934F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631C8B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0.804878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CE36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D9E1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07D6B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0.804</w:t>
            </w:r>
          </w:p>
        </w:tc>
      </w:tr>
      <w:tr w:rsidR="00E93E71" w:rsidRPr="00E93E71" w14:paraId="0D211298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2354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2DE2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C92481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0.825636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3F81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249F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DB73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0.829907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F9D7C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896C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51C6EA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0.825503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E2F9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04D12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ED7C2F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0.818182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5E7D3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7069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C3C31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0.822055</w:t>
            </w:r>
          </w:p>
        </w:tc>
      </w:tr>
      <w:tr w:rsidR="00E93E71" w:rsidRPr="00E93E71" w14:paraId="718C0558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309A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5A9C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Phe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6EFF36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0.837629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5A107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36485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3459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0.84507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2A7D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D12E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E8C270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0.827586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206F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2204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Ile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FEC0E0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0.828283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2965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DFD6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Ile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FB0B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0.841629</w:t>
            </w:r>
          </w:p>
        </w:tc>
      </w:tr>
      <w:tr w:rsidR="00E93E71" w:rsidRPr="00E93E71" w14:paraId="2CC8C9EF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5F42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639D3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693DB5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0.84153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1881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DDE59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Phe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EB88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0.852525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A4D5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4E55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34EBD9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0.849315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CCA0F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85D2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22B76B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0.831793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753B2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AC1E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Phe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9E5FA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0.860728</w:t>
            </w:r>
          </w:p>
        </w:tc>
      </w:tr>
      <w:tr w:rsidR="00E93E71" w:rsidRPr="00E93E71" w14:paraId="4242587F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7B31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F187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Ile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C7B025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0.865772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4E34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ED19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C32D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0.862275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6AAB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0BF3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Ile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914A7C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0.857143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54E5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C342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Phe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179AB5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0.869231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FD78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CB14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Ile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5A036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0.882353</w:t>
            </w:r>
          </w:p>
        </w:tc>
      </w:tr>
      <w:tr w:rsidR="00E93E71" w:rsidRPr="00E93E71" w14:paraId="39C4B5CF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9C93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83A7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1A79CA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0.905747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1A01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6672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FCE6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0.870968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E4F1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BE62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F08B7E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0.868812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5494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582A8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164C78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0.879552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64B6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74FF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45EC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0.892142</w:t>
            </w:r>
          </w:p>
        </w:tc>
      </w:tr>
      <w:tr w:rsidR="00E93E71" w:rsidRPr="00E93E71" w14:paraId="45DCFB37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FA4E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648E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687799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0.906815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5188F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0ABD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CD732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0.878613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8935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92C1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Phe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EAD9D7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0.870968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EBBA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1FA1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313367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0.882759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C65D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BCC4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9DF6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0.924823</w:t>
            </w:r>
          </w:p>
        </w:tc>
      </w:tr>
      <w:tr w:rsidR="00E93E71" w:rsidRPr="00E93E71" w14:paraId="33B005A5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E43A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6FD6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683D25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0.944206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9853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748A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AC35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0.920375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50C4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46BD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41ACAF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0.931343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EA0D5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DF29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Ile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A20184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0.885522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FD63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B1E2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0B44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0.96181</w:t>
            </w:r>
          </w:p>
        </w:tc>
      </w:tr>
      <w:tr w:rsidR="00E93E71" w:rsidRPr="00E93E71" w14:paraId="44DE4F0A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D5513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9E01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636607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0.981758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1EC59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EF2F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BE80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0.940695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0A5B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72232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0BBD94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0.946939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8A41A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619A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51333D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0.898551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8E26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14ED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AA9B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0.996516</w:t>
            </w:r>
          </w:p>
        </w:tc>
      </w:tr>
      <w:tr w:rsidR="00E93E71" w:rsidRPr="00E93E71" w14:paraId="1F29C168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8AFFE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87655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F482F4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0.983977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95FE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0D67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174B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0.961078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C8761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680F4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71DE67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0.964346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013E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A7DA6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Trp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073AE9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E923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3CA91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Trp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EBD8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</w:t>
            </w:r>
          </w:p>
        </w:tc>
      </w:tr>
      <w:tr w:rsidR="00E93E71" w:rsidRPr="00E93E71" w14:paraId="11D3CE88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D72B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5EE2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Trp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29F3A8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95CC9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D7DFB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Trp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DE49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84E4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4FBB3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6CDA9A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0.99505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378B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ACBB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Met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116E18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7108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1B0A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Met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2FDE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</w:t>
            </w:r>
          </w:p>
        </w:tc>
      </w:tr>
      <w:tr w:rsidR="00E93E71" w:rsidRPr="00E93E71" w14:paraId="60D35396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6E6B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CB90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Met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A82A87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4D6B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EC26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Met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5275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3DFF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53137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Trp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B1F94A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978AC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3337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2CACAF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1.01351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D8C13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7A2FC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6DCD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</w:t>
            </w:r>
          </w:p>
        </w:tc>
      </w:tr>
      <w:tr w:rsidR="00E93E71" w:rsidRPr="00E93E71" w14:paraId="50F26547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A8AC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A62E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0E1591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1.01288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3960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F804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8252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1.00741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6972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14CF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Met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471A5F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914E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4AF4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4E4EED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1.03188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B82D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7A96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B9D37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1.0297</w:t>
            </w:r>
          </w:p>
        </w:tc>
      </w:tr>
      <w:tr w:rsidR="00E93E71" w:rsidRPr="00E93E71" w14:paraId="6A97600F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447F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979D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7F30B7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1.02439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C759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881D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905D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1.01431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1FDE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7010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7FF4F8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1.02475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A835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ACD11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2DEDD5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1.03697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DF097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BA59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BD5D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1.032</w:t>
            </w:r>
          </w:p>
        </w:tc>
      </w:tr>
      <w:tr w:rsidR="00E93E71" w:rsidRPr="00E93E71" w14:paraId="48CF809F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D202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83A6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346973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1.06136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24834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CD3AA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EBAF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1.02716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710A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099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1D9DD0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1.02547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1888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03A6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42C54B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1.06757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A89C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58CD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7CD6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1.068</w:t>
            </w:r>
          </w:p>
        </w:tc>
      </w:tr>
      <w:tr w:rsidR="00E93E71" w:rsidRPr="00E93E71" w14:paraId="3F853FBD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620F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A747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D43254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1.06315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97D5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A522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DF94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1.03293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02C1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7995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5C165A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1.05306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6B95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07B5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0E7CE4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1.08133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E183A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ACC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4CCA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AAF4F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1.07317</w:t>
            </w:r>
          </w:p>
        </w:tc>
      </w:tr>
      <w:tr w:rsidR="00E93E71" w:rsidRPr="00E93E71" w14:paraId="34ECAC44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EB077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AE10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EE6F62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1.07107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DE34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4DBC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F677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1.07784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0E65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28F8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8F8C65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1.09732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D0BE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FA8F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2A2D1B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1.09244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554C1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45DE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A25D9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1.07801</w:t>
            </w:r>
          </w:p>
        </w:tc>
      </w:tr>
      <w:tr w:rsidR="00E93E71" w:rsidRPr="00E93E71" w14:paraId="11031FCA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997AB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5289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5F3744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1.07446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0F45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B06B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EB68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1.09827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C935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E0D1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F19B91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1.12129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ECA5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4AEB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CAE7C4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1.1146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E3015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84ED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6345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1.11864</w:t>
            </w:r>
          </w:p>
        </w:tc>
      </w:tr>
      <w:tr w:rsidR="00E93E71" w:rsidRPr="00E93E71" w14:paraId="01216E11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E7399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9FC7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2778FE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1.12378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7E0C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8743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Phe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0188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1.14747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AFBF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D120A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Phe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4DE6C0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1.12903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4103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E80C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Phe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1AFC6C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1.13077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69DB1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70BE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04AC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1.13677</w:t>
            </w:r>
          </w:p>
        </w:tc>
      </w:tr>
      <w:tr w:rsidR="00E93E71" w:rsidRPr="00E93E71" w14:paraId="6B7322A7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8375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C1365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D4F871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1.15504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E807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3C39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2D6F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1.15222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D7F2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492B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43DB7F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1.13014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C6989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9360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EFB25A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1.18182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DF5EF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4AFC8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Phe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695F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1.13927</w:t>
            </w:r>
          </w:p>
        </w:tc>
      </w:tr>
      <w:tr w:rsidR="00E93E71" w:rsidRPr="00E93E71" w14:paraId="748AF2C5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5544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F327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8C0A13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1.15847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51FC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117F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91568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1.15578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1D6F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135E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2CE774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1.15821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3934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F5B72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F801B0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1.18519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99967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D17A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27BF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1.14</w:t>
            </w:r>
          </w:p>
        </w:tc>
      </w:tr>
      <w:tr w:rsidR="00E93E71" w:rsidRPr="00E93E71" w14:paraId="5C0A50A2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05E5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lastRenderedPageBreak/>
              <w:t>UUU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EE88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Phe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1AB1EC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1.16237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826F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C6CF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CE3E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1.16636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0A44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AC40C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83E7A4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1.17241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590B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CB83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86498C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1.20183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6197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C61F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647B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1.16042</w:t>
            </w:r>
          </w:p>
        </w:tc>
      </w:tr>
      <w:tr w:rsidR="00E93E71" w:rsidRPr="00E93E71" w14:paraId="6CD47AA7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43B2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F35D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1625D8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1.20723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B537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D0DD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A73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1.17241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17B5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6A59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C7B163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1.18222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F90E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6907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950CE9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1.2046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25AE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57CC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F93C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1.2104</w:t>
            </w:r>
          </w:p>
        </w:tc>
      </w:tr>
      <w:tr w:rsidR="00E93E71" w:rsidRPr="00E93E71" w14:paraId="5B3F99D6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2383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2ED2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2B07E8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1.21887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2019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3D8D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1B76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1.17505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585F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2351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31CA38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1.21196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B486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4FAF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0ABEED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1.22802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7125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751B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6EFF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1.21472</w:t>
            </w:r>
          </w:p>
        </w:tc>
      </w:tr>
      <w:tr w:rsidR="00E93E71" w:rsidRPr="00E93E71" w14:paraId="470D29A9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D83C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UUG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6403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BCB4C2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1.22299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359F3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A683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ECA7E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1.1992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F2ED7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BC05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95DF37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1.23582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50EE0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C829F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CFE644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1.24138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B0F7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DA10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C6433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1.25815</w:t>
            </w:r>
          </w:p>
        </w:tc>
      </w:tr>
      <w:tr w:rsidR="00E93E71" w:rsidRPr="00E93E71" w14:paraId="1EF239C2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04175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FD0A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2F54A8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1.24598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9C49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68AC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Lys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6C33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1.22086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B12E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11B8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70A14A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1.24658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C7729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839A2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1BD330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1.26611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AF56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86095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Val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08DF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1.25957</w:t>
            </w:r>
          </w:p>
        </w:tc>
      </w:tr>
      <w:tr w:rsidR="00E93E71" w:rsidRPr="00E93E71" w14:paraId="433F6EB9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E8DD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413B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56576E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1.24876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F357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02DCE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0D55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1.25059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470F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FD38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E71F93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1.27244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2AEC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74B6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Ile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C03883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1.2862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DF78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EDE4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2F00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1.26656</w:t>
            </w:r>
          </w:p>
        </w:tc>
      </w:tr>
      <w:tr w:rsidR="00E93E71" w:rsidRPr="00E93E71" w14:paraId="05DE39E3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786C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B26E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Ile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B209A9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1.31208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6E2C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C5C86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6CDE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1.28139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6A5C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2DBB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Ile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033270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1.34694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D694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C769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90DBE9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1.28982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54A05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8C19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Ile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4875D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1.27602</w:t>
            </w:r>
          </w:p>
        </w:tc>
      </w:tr>
      <w:tr w:rsidR="00E93E71" w:rsidRPr="00E93E71" w14:paraId="398127AC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F7F7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A92B4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7EE2E1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1.32007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6B066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1029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D5A0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1.28324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2E20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5340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5AAC1F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1.37436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DF380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6547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E92475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1.30387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C7F91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AB1C5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B895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1.314</w:t>
            </w:r>
          </w:p>
        </w:tc>
      </w:tr>
      <w:tr w:rsidR="00E93E71" w:rsidRPr="00E93E71" w14:paraId="7185F97E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BD39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0329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5B1F80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1.34694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4828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03D3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8A44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1.34731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3B81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B662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7DB182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1.375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9466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E17B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1F163F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1.31868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5888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4401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ACAE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1.31412</w:t>
            </w:r>
          </w:p>
        </w:tc>
      </w:tr>
      <w:tr w:rsidR="00E93E71" w:rsidRPr="00E93E71" w14:paraId="2A7D0EDB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15C3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BBD8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BA23D6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1.37209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9969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21AE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F152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1.35309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ADE4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DCEE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206C1C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1.38119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54EC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D084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1647FA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1.32432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262B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2DF8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602F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1.34033</w:t>
            </w:r>
          </w:p>
        </w:tc>
      </w:tr>
      <w:tr w:rsidR="00E93E71" w:rsidRPr="00E93E71" w14:paraId="7223EBFF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FBFD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EDA7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8EF044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1.38391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831E5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AUU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F923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Ile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96B6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1.36174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A07F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0556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8989BD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1.38926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E8D8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7228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Asp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8E50D6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1.35227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41141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DB6F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Asp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0E31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1.35103</w:t>
            </w:r>
          </w:p>
        </w:tc>
      </w:tr>
      <w:tr w:rsidR="00E93E71" w:rsidRPr="00E93E71" w14:paraId="7F4E6A13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219A4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7C34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37C14F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1.39015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D708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3676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Asp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2AB4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1.37607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1292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52BD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4DEB88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1.39933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5B124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D9F16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B0F100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1.36969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6AFF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86A6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16873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1.37991</w:t>
            </w:r>
          </w:p>
        </w:tc>
      </w:tr>
      <w:tr w:rsidR="00E93E71" w:rsidRPr="00E93E71" w14:paraId="361EC713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848F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244BD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Asp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97ECA7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1.40665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A93D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5AF8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C093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1.37888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A612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E6E7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Asp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AF0756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1.40206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5477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35F8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21543F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1.39286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E41B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BC62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E7BC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1.41353</w:t>
            </w:r>
          </w:p>
        </w:tc>
      </w:tr>
      <w:tr w:rsidR="00E93E71" w:rsidRPr="00E93E71" w14:paraId="30C4F819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C7F89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97DC9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Ser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3F7829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1.43638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A025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7DC5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D5D5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1.39367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A3652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C044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6EDB8D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1.4449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D9EDA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GAA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EBA5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7BF8EE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1.39841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ABC1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F903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Thr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FC1BD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1.4216</w:t>
            </w:r>
          </w:p>
        </w:tc>
      </w:tr>
      <w:tr w:rsidR="00E93E71" w:rsidRPr="00E93E71" w14:paraId="6F0B691F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6EADA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7A51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4557EF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1.44279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5474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CAF2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Tyr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78FA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1.46491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FE85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2360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14FFA0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1.46142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76A3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3402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AF13FD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1.42559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BA22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98E9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FDC1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1.47458</w:t>
            </w:r>
          </w:p>
        </w:tc>
      </w:tr>
      <w:tr w:rsidR="00E93E71" w:rsidRPr="00E93E71" w14:paraId="0B144160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CB36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AB0C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82DD8D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1.45122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E5138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A6D2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Gly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A9F54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1.46542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33F16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1986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A005B9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1.47656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C5B3B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BB4B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39FBBE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1.43908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838F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EA12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9BA1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1.47526</w:t>
            </w:r>
          </w:p>
        </w:tc>
      </w:tr>
      <w:tr w:rsidR="00E93E71" w:rsidRPr="00E93E71" w14:paraId="5143D642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CA4A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E5EEB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C03BDF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1.47287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9BA49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70CD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4DDB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1.47541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B6DA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UUA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9AEC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Leu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6E1DFD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1.49254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55A1D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D667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Tyr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AC04B5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1.4734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16B18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A563F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9692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1.48299</w:t>
            </w:r>
          </w:p>
        </w:tc>
      </w:tr>
      <w:tr w:rsidR="00E93E71" w:rsidRPr="00E93E71" w14:paraId="3685C667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7F7AB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92B48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Tyr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A24DC9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1.49593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03BA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AGA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CDCC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Arg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5F25E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1.50289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DAD5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2FB2B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2DE783E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1.50764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BBE69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A3F7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6B1A7C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1.47475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F28B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97B4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Tyr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C00C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1.48509</w:t>
            </w:r>
          </w:p>
        </w:tc>
      </w:tr>
      <w:tr w:rsidR="00E93E71" w:rsidRPr="00E93E71" w14:paraId="1A1CDB7A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9328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498C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15569A9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1.53362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5234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6B91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His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6F1C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1.52577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6645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53468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Tyr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F682D8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1.52083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88E22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1776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Gln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592EAE7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1.49533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700F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1DBEE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096F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1.49201</w:t>
            </w:r>
          </w:p>
        </w:tc>
      </w:tr>
      <w:tr w:rsidR="00E93E71" w:rsidRPr="00E93E71" w14:paraId="59FB9049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C84F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54FD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4F75DF9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1.54711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EE1C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F8147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35E13C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1.54774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0EAA1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9F1DE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His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F4AE49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1.55365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014C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99D87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B11C2E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1.55942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E7C4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23C0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4E39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1.51627</w:t>
            </w:r>
          </w:p>
        </w:tc>
      </w:tr>
      <w:tr w:rsidR="00E93E71" w:rsidRPr="00E93E71" w14:paraId="50ADC298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B337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201C5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His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3B1ABC7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1.56098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D935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UAA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C9AC6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Ter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879D6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1.54839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96CEF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CCU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F1B31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Pro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6B1326D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1.60889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6635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EF5D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His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7D896FF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1.57597</w:t>
            </w:r>
          </w:p>
        </w:tc>
        <w:tc>
          <w:tcPr>
            <w:tcW w:w="3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998D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CAU</w:t>
            </w:r>
          </w:p>
        </w:tc>
        <w:tc>
          <w:tcPr>
            <w:tcW w:w="2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A6EC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His</w:t>
            </w:r>
          </w:p>
        </w:tc>
        <w:tc>
          <w:tcPr>
            <w:tcW w:w="4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8212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1.56491</w:t>
            </w:r>
          </w:p>
        </w:tc>
      </w:tr>
      <w:tr w:rsidR="00E93E71" w:rsidRPr="00E93E71" w14:paraId="14E312E8" w14:textId="77777777" w:rsidTr="007E6F7E">
        <w:trPr>
          <w:trHeight w:val="280"/>
        </w:trPr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0F15BD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UAA</w:t>
            </w:r>
          </w:p>
        </w:tc>
        <w:tc>
          <w:tcPr>
            <w:tcW w:w="20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C1C94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Ter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B54806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1.68293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CF3C7F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GCU</w:t>
            </w:r>
          </w:p>
        </w:tc>
        <w:tc>
          <w:tcPr>
            <w:tcW w:w="20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50B3C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Ala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0C7789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1.57055</w:t>
            </w:r>
          </w:p>
        </w:tc>
        <w:tc>
          <w:tcPr>
            <w:tcW w:w="346" w:type="pct"/>
            <w:tcBorders>
              <w:top w:val="nil"/>
              <w:left w:val="dotDotDash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5291C0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UAA</w:t>
            </w:r>
          </w:p>
        </w:tc>
        <w:tc>
          <w:tcPr>
            <w:tcW w:w="20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AE1F7B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Ter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4FA9C63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1.90909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4E36A4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UAA</w:t>
            </w:r>
          </w:p>
        </w:tc>
        <w:tc>
          <w:tcPr>
            <w:tcW w:w="20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92FFA7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Ter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dotDotDash" w:sz="8" w:space="0" w:color="auto"/>
            </w:tcBorders>
            <w:shd w:val="clear" w:color="auto" w:fill="auto"/>
            <w:noWrap/>
            <w:vAlign w:val="center"/>
            <w:hideMark/>
          </w:tcPr>
          <w:p w14:paraId="0E668DD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1.82927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5C920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UAA</w:t>
            </w:r>
          </w:p>
        </w:tc>
        <w:tc>
          <w:tcPr>
            <w:tcW w:w="20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5BDCDA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Ter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34991E" w14:textId="77777777" w:rsidR="00E67DAB" w:rsidRPr="00E93E71" w:rsidRDefault="00E67DAB" w:rsidP="00BE332B">
            <w:pPr>
              <w:spacing w:before="0" w:after="0"/>
              <w:jc w:val="center"/>
              <w:rPr>
                <w:rFonts w:eastAsia="等线"/>
                <w:sz w:val="15"/>
                <w:szCs w:val="15"/>
              </w:rPr>
            </w:pPr>
            <w:r w:rsidRPr="00E93E71">
              <w:rPr>
                <w:rFonts w:eastAsia="等线"/>
                <w:sz w:val="15"/>
                <w:szCs w:val="15"/>
              </w:rPr>
              <w:t>1.66667</w:t>
            </w:r>
          </w:p>
        </w:tc>
      </w:tr>
    </w:tbl>
    <w:p w14:paraId="48F46C09" w14:textId="77777777" w:rsidR="00D932F2" w:rsidRPr="00E93E71" w:rsidRDefault="00D932F2" w:rsidP="00E67DAB">
      <w:pPr>
        <w:rPr>
          <w:rFonts w:cs="Times New Roman"/>
          <w:b/>
          <w:szCs w:val="24"/>
        </w:rPr>
        <w:sectPr w:rsidR="00D932F2" w:rsidRPr="00E93E71" w:rsidSect="001C27F5">
          <w:pgSz w:w="12240" w:h="15840"/>
          <w:pgMar w:top="1138" w:right="1181" w:bottom="1138" w:left="1282" w:header="720" w:footer="720" w:gutter="0"/>
          <w:cols w:space="720"/>
          <w:titlePg/>
          <w:docGrid w:linePitch="360"/>
        </w:sectPr>
      </w:pPr>
    </w:p>
    <w:p w14:paraId="7EF8C8E8" w14:textId="5EB28B06" w:rsidR="00E67DAB" w:rsidRPr="00E93E71" w:rsidRDefault="00C5169D" w:rsidP="00E67DAB">
      <w:pPr>
        <w:rPr>
          <w:lang w:bidi="ar"/>
        </w:rPr>
      </w:pPr>
      <w:r w:rsidRPr="00E93E71">
        <w:rPr>
          <w:rFonts w:cs="Times New Roman"/>
          <w:b/>
          <w:szCs w:val="24"/>
        </w:rPr>
        <w:lastRenderedPageBreak/>
        <w:t>Supplementary Table 1</w:t>
      </w:r>
      <w:r w:rsidR="00B945C9" w:rsidRPr="00E93E71">
        <w:rPr>
          <w:rFonts w:cs="Times New Roman"/>
          <w:b/>
          <w:szCs w:val="24"/>
        </w:rPr>
        <w:t>2</w:t>
      </w:r>
      <w:r w:rsidRPr="00E93E71">
        <w:rPr>
          <w:rFonts w:cs="Times New Roman"/>
          <w:b/>
          <w:szCs w:val="24"/>
        </w:rPr>
        <w:t>.</w:t>
      </w:r>
      <w:r w:rsidR="00E67DAB" w:rsidRPr="00E93E71">
        <w:rPr>
          <w:lang w:bidi="ar"/>
        </w:rPr>
        <w:t xml:space="preserve"> Relative synonymous codon usage values of the 1</w:t>
      </w:r>
      <w:del w:id="0" w:author="shen 建双" w:date="2022-07-31T15:28:00Z">
        <w:r w:rsidR="00E67DAB" w:rsidRPr="00E93E71" w:rsidDel="00E0117C">
          <w:rPr>
            <w:rFonts w:hint="eastAsia"/>
            <w:lang w:eastAsia="zh-CN" w:bidi="ar"/>
          </w:rPr>
          <w:delText>2</w:delText>
        </w:r>
      </w:del>
      <w:ins w:id="1" w:author="shen 建双" w:date="2022-07-31T15:28:00Z">
        <w:r w:rsidR="00E0117C" w:rsidRPr="00E93E71">
          <w:rPr>
            <w:rFonts w:hint="eastAsia"/>
            <w:lang w:eastAsia="zh-CN" w:bidi="ar"/>
          </w:rPr>
          <w:t>5</w:t>
        </w:r>
      </w:ins>
      <w:r w:rsidR="00E67DAB" w:rsidRPr="00E93E71">
        <w:rPr>
          <w:lang w:bidi="ar"/>
        </w:rPr>
        <w:t xml:space="preserve"> </w:t>
      </w:r>
      <w:r w:rsidR="00E67DAB" w:rsidRPr="00E93E71">
        <w:rPr>
          <w:i/>
          <w:iCs/>
          <w:lang w:bidi="ar"/>
        </w:rPr>
        <w:t>Rhododendron</w:t>
      </w:r>
      <w:r w:rsidR="00E67DAB" w:rsidRPr="00E93E71">
        <w:rPr>
          <w:rFonts w:hint="eastAsia"/>
          <w:lang w:bidi="ar"/>
        </w:rPr>
        <w:t xml:space="preserve"> </w:t>
      </w:r>
      <w:r w:rsidR="00E67DAB" w:rsidRPr="00E93E71">
        <w:rPr>
          <w:lang w:bidi="ar"/>
        </w:rPr>
        <w:t xml:space="preserve">species </w:t>
      </w:r>
      <w:r w:rsidR="00E67DAB" w:rsidRPr="00E93E71">
        <w:rPr>
          <w:rFonts w:hint="eastAsia"/>
          <w:lang w:bidi="ar"/>
        </w:rPr>
        <w:t>chloroplast</w:t>
      </w:r>
      <w:r w:rsidR="00E67DAB" w:rsidRPr="00E93E71">
        <w:rPr>
          <w:lang w:bidi="ar"/>
        </w:rPr>
        <w:t xml:space="preserve"> genomes.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43"/>
        <w:gridCol w:w="394"/>
        <w:gridCol w:w="760"/>
        <w:gridCol w:w="543"/>
        <w:gridCol w:w="394"/>
        <w:gridCol w:w="760"/>
        <w:gridCol w:w="543"/>
        <w:gridCol w:w="394"/>
        <w:gridCol w:w="760"/>
        <w:gridCol w:w="543"/>
        <w:gridCol w:w="394"/>
        <w:gridCol w:w="761"/>
        <w:gridCol w:w="544"/>
        <w:gridCol w:w="394"/>
        <w:gridCol w:w="761"/>
        <w:gridCol w:w="544"/>
        <w:gridCol w:w="394"/>
        <w:gridCol w:w="761"/>
        <w:gridCol w:w="544"/>
        <w:gridCol w:w="394"/>
        <w:gridCol w:w="761"/>
        <w:gridCol w:w="544"/>
        <w:gridCol w:w="394"/>
        <w:gridCol w:w="740"/>
      </w:tblGrid>
      <w:tr w:rsidR="00E93E71" w:rsidRPr="00E93E71" w14:paraId="5A831E81" w14:textId="77777777" w:rsidTr="00C30AA7">
        <w:trPr>
          <w:trHeight w:val="280"/>
        </w:trPr>
        <w:tc>
          <w:tcPr>
            <w:tcW w:w="62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920A9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  <w:t>MN182619.2</w:t>
            </w:r>
          </w:p>
        </w:tc>
        <w:tc>
          <w:tcPr>
            <w:tcW w:w="62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AD511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  <w:t>MN711645</w:t>
            </w:r>
          </w:p>
        </w:tc>
        <w:tc>
          <w:tcPr>
            <w:tcW w:w="62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0BF01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  <w:t>MT239363</w:t>
            </w:r>
          </w:p>
        </w:tc>
        <w:tc>
          <w:tcPr>
            <w:tcW w:w="62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065FF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  <w:t>MT239364</w:t>
            </w:r>
          </w:p>
        </w:tc>
        <w:tc>
          <w:tcPr>
            <w:tcW w:w="62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9BACB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  <w:t>MT239365</w:t>
            </w:r>
          </w:p>
        </w:tc>
        <w:tc>
          <w:tcPr>
            <w:tcW w:w="62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3EC92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  <w:t>MT239366</w:t>
            </w:r>
          </w:p>
        </w:tc>
        <w:tc>
          <w:tcPr>
            <w:tcW w:w="62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B84FC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  <w:t>MT985162</w:t>
            </w:r>
          </w:p>
        </w:tc>
        <w:tc>
          <w:tcPr>
            <w:tcW w:w="62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D9B1B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  <w:t>MZ073672</w:t>
            </w:r>
          </w:p>
        </w:tc>
      </w:tr>
      <w:tr w:rsidR="00E93E71" w:rsidRPr="00E93E71" w14:paraId="64CC832E" w14:textId="77777777" w:rsidTr="00C30AA7">
        <w:trPr>
          <w:trHeight w:val="280"/>
        </w:trPr>
        <w:tc>
          <w:tcPr>
            <w:tcW w:w="62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195C33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</w:pPr>
          </w:p>
        </w:tc>
        <w:tc>
          <w:tcPr>
            <w:tcW w:w="62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96E361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</w:pPr>
          </w:p>
        </w:tc>
        <w:tc>
          <w:tcPr>
            <w:tcW w:w="62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41F1EC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</w:pPr>
          </w:p>
        </w:tc>
        <w:tc>
          <w:tcPr>
            <w:tcW w:w="62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8EB7D4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</w:pPr>
          </w:p>
        </w:tc>
        <w:tc>
          <w:tcPr>
            <w:tcW w:w="62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D31B1E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</w:pPr>
          </w:p>
        </w:tc>
        <w:tc>
          <w:tcPr>
            <w:tcW w:w="62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682019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</w:pPr>
          </w:p>
        </w:tc>
        <w:tc>
          <w:tcPr>
            <w:tcW w:w="62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483090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</w:pPr>
          </w:p>
        </w:tc>
        <w:tc>
          <w:tcPr>
            <w:tcW w:w="62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1FEBE0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1"/>
                <w:szCs w:val="11"/>
                <w:lang w:eastAsia="zh-CN"/>
              </w:rPr>
            </w:pPr>
          </w:p>
        </w:tc>
      </w:tr>
      <w:tr w:rsidR="00E93E71" w:rsidRPr="00E93E71" w14:paraId="459899F6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62C1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Codon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5E6B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B0C03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RSCU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CBC21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Codon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E2FEE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AAA1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RSCU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BB54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Codon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A55F5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79FE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RSCU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EB1E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Codon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B688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35AE5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RSCU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E8C1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Codon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0F63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28E1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RSCU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2210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Codon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B1D5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11A6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RSCU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E90B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Codon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1EE1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85BC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RSCU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680B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Codon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4E3F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2B564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RSCU</w:t>
            </w:r>
          </w:p>
        </w:tc>
      </w:tr>
      <w:tr w:rsidR="00E93E71" w:rsidRPr="00E93E71" w14:paraId="6E65AF66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573B8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25BC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745D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2.09621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0436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73DA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625E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2.17197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BA26F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626E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BF3CD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2.16264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DE48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5533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5E04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2.08086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9333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FFC79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98FB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2.17304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AB2A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558D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ECAB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2.15129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46DD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E64E9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0970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2.11502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F6BB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23585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FEE4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2.15265</w:t>
            </w:r>
          </w:p>
        </w:tc>
      </w:tr>
      <w:tr w:rsidR="00E93E71" w:rsidRPr="00E93E71" w14:paraId="11DF3E74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06DB6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D031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BA9E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1.95338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1A6C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92D4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A49E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1.9221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2896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DDD6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39FF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1.93588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CC7F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0CEB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5FC0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1.91785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1391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8A7F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15B5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1.94758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A0EE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CB1FF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954C4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1.95968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CE11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4155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33FF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1.91226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9914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67A45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7889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1.96709</w:t>
            </w:r>
          </w:p>
        </w:tc>
      </w:tr>
      <w:tr w:rsidR="00E93E71" w:rsidRPr="00E93E71" w14:paraId="1F05D1D7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BB3D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E444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EFC9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1.81757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DE72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AA8E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D791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1.82595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A0C9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0E18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28E37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1.82126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C1E6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665A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84A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1.82064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F49E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3A63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D8BB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1.81818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74BFB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CCFF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203F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1.81231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E725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5777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5778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1.82007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47920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A90B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F1C8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1.81684</w:t>
            </w:r>
          </w:p>
        </w:tc>
      </w:tr>
      <w:tr w:rsidR="00E93E71" w:rsidRPr="00E93E71" w14:paraId="46569F9F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FEF6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A1565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AC38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1.67742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AB6C5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8AAE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0996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1.67906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A2DE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7FF22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A7A8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1.66749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C0A4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403B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F51D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1.73591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A4184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312F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C2F2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1.66341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EAC53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B953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8EDA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1.65792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0C9E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CE4DE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060F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1.68621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5358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36CA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AC697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1.67853</w:t>
            </w:r>
          </w:p>
        </w:tc>
      </w:tr>
      <w:tr w:rsidR="00E93E71" w:rsidRPr="00E93E71" w14:paraId="494FE4D2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3662B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6CD8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8220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1.67647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DC91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88F2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8F1E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1.655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44AC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5D92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7DE9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1.65872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24C2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F2D3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0726D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1.6333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691FD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6E42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C7C3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1.66099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6637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1732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1BE3E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1.64803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3FAD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BB4B8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C19D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1.66017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8D4C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7B78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96D3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1.67619</w:t>
            </w:r>
          </w:p>
        </w:tc>
      </w:tr>
      <w:tr w:rsidR="00E93E71" w:rsidRPr="00E93E71" w14:paraId="25A31B76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A203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27BE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72C6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1.6601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0023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2407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0D7F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1.65072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9454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3205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C6CF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1.65345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D24E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CD45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A9FB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1.62742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EEDD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7960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62FEC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1.62551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504B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22B3F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E587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1.63942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74388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A4DF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DFE4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1.63927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0EC2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1099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887E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1.64501</w:t>
            </w:r>
          </w:p>
        </w:tc>
      </w:tr>
      <w:tr w:rsidR="00E93E71" w:rsidRPr="00E93E71" w14:paraId="53670596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156A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464E3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Tyr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4408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1.61972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BF74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AF54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516AF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1.61265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106A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E82F3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68644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1.62036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C48C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077E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478B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1.62044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78425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634D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4D94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1.625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0ED6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0276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Tyr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5D52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1.61965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FB89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9A7A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1F5A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1.60745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AF4A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A82F1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Tyr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23545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1.62559</w:t>
            </w:r>
          </w:p>
        </w:tc>
      </w:tr>
      <w:tr w:rsidR="00E93E71" w:rsidRPr="00E93E71" w14:paraId="66185E3A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4E3AF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9BA2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8280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1.6101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3E90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EDD7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Tyr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34C7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1.60692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84AA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53DC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Tyr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F522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1.60453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FAD1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4FF5B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Tyr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9152D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1.60857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236C7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4650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Tyr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A46A9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1.61809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9699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5683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B674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1.6158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53D0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3C8A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Tyr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56947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1.59527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9E66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9DDF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4CB4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1.61187</w:t>
            </w:r>
          </w:p>
        </w:tc>
      </w:tr>
      <w:tr w:rsidR="00E93E71" w:rsidRPr="00E93E71" w14:paraId="69DCC977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E3D0A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9757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CDA7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1.5907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58E3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D103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512E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430B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CD64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57C3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1.59775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B580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AD86D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A048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1.57407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D5C0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0825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4F89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1.59944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12FB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0535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997AC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1.60508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9210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43F9F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D9EB2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1.59205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DF56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C54E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1DC4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1.59249</w:t>
            </w:r>
          </w:p>
        </w:tc>
      </w:tr>
      <w:tr w:rsidR="00E93E71" w:rsidRPr="00E93E71" w14:paraId="218C98BB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9C39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0ED7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E1D86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1.5885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6A9E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1B4C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0FB4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1.58192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59DF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A53F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403E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1.57816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647E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0347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A90A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1.56481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9B359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30E0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D591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1.58049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0871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7AC01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726B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1.58882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417F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81E7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56B7B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1.59002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2CF8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15FE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8777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1.59081</w:t>
            </w:r>
          </w:p>
        </w:tc>
      </w:tr>
      <w:tr w:rsidR="00E93E71" w:rsidRPr="00E93E71" w14:paraId="0BEB6BDF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CBF8C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2CE2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B269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1.56737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4AE8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28169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72C0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1.57689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17AA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AA947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0F27A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1.56863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0D39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2EC5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2FD8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1.54286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44DF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CF486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A860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1.57025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524F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90BC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498A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1.56399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61C2B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8DF1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28C8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1.5818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612D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D053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CE8C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1.5832</w:t>
            </w:r>
          </w:p>
        </w:tc>
      </w:tr>
      <w:tr w:rsidR="00E93E71" w:rsidRPr="00E93E71" w14:paraId="344DFE85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5FF5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7252D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1344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1.54246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FAC1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A94F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1F66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1.56627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61D6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24EA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1162B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1.56846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604B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EC2E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8187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1.53941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08E4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AF71A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A87D5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1.56741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E6DA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20FE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85E5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1.56293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8188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0F21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C4457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1.57312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AA537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065F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503C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1.57031</w:t>
            </w:r>
          </w:p>
        </w:tc>
      </w:tr>
      <w:tr w:rsidR="00E93E71" w:rsidRPr="00E93E71" w14:paraId="3FC2A0BB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A147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F5B5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FF11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1.53715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1137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5804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7ADF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1.56012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8B13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393C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9ECE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1.5573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124A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87F0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His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BEE1C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1.51927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850C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FD90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6C41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1.56651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E075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D668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3510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1.55921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48BA3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B76D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AAE0D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1.54863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F42B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2F0DF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7B25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1.56815</w:t>
            </w:r>
          </w:p>
        </w:tc>
      </w:tr>
      <w:tr w:rsidR="00E93E71" w:rsidRPr="00E93E71" w14:paraId="77E0D744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D04F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377A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317C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1.53114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D4887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83D5C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E2FD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1.5465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EAD3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F8DE5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His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769FF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1.55414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4E52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38227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8F47D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1.5115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49CD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1966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302E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1.56343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1F39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B964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08C7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1.55577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8877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0E35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DC8D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1.54462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F8B5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82252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D7E10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1.56554</w:t>
            </w:r>
          </w:p>
        </w:tc>
      </w:tr>
      <w:tr w:rsidR="00E93E71" w:rsidRPr="00E93E71" w14:paraId="2DCBDF8F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F4EA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A302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His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C6BBF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1.52968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68EC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07F8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81A1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1.54403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E580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3AC5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6FDB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1.55398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B112B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845F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10A06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1.49823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E7269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C07A5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2B8B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1.56098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5458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85DD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His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43A1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1.54797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C4BD4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D0BA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3EEF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1.54116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42F1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01EC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9E82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1.54579</w:t>
            </w:r>
          </w:p>
        </w:tc>
      </w:tr>
      <w:tr w:rsidR="00E93E71" w:rsidRPr="00E93E71" w14:paraId="4B23DB5D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C3E0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F54F0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6161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1.524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E94A8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D6B1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His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2653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1.54176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0CAB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E888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7A08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1.54839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65D81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0F3E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8D7A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1.49522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6F91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DC65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His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E9DD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1.54797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94D3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32AB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A871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1.54167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E858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C5810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2F1F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1.5315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921B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D0326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AF5C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1.54041</w:t>
            </w:r>
          </w:p>
        </w:tc>
      </w:tr>
      <w:tr w:rsidR="00E93E71" w:rsidRPr="00E93E71" w14:paraId="79D377F9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3533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CCD1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57A5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1.52076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4682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1B76C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A7AFD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1.53876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2A4E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4CEFC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8B38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1.54291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2C78B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FFE8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74C9D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1.48865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0823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15A6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58E5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1.54635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160B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720A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D2D1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1.53877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6C30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6072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His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CD11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1.52795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F01A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E4AE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His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BD8A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1.5375</w:t>
            </w:r>
          </w:p>
        </w:tc>
      </w:tr>
      <w:tr w:rsidR="00E93E71" w:rsidRPr="00E93E71" w14:paraId="7F2BE31E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E8E9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0BF2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2DB0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1.50897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A099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EC27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73C8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1.53295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AC79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7A19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E8DA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1.54117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7DD05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E265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1D35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1.46867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1479A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AFFF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A5E7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1.5309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74D8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7154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7423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1.53773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33B0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B553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1EC7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1.5152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A3D6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F2183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6FB1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1.53382</w:t>
            </w:r>
          </w:p>
        </w:tc>
      </w:tr>
      <w:tr w:rsidR="00E93E71" w:rsidRPr="00E93E71" w14:paraId="374CAD1A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4EB7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9E78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F51CB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1.48148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5A473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6A89B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29DE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1.53109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DF9D8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A0C6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A50D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1.51101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EB186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3DCE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EF16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1.45102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EA6B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EDF8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2F49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1.52426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F4DD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A991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0FA24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1.51485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0797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0D2F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A874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1.50379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63989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09EE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C246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1.51192</w:t>
            </w:r>
          </w:p>
        </w:tc>
      </w:tr>
      <w:tr w:rsidR="00E93E71" w:rsidRPr="00E93E71" w14:paraId="709B2A95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98EB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40AC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D113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1.47896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9231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33521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0189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1.41509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B2F1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AF86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7BA6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1.43565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C7E29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CAE2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1267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1.44828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D947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4C4D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117E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1.43582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5E7C3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D0238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F817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1.43606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70F3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EBDE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67C4A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1.42769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F0C31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9239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6663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1.39663</w:t>
            </w:r>
          </w:p>
        </w:tc>
      </w:tr>
      <w:tr w:rsidR="00E93E71" w:rsidRPr="00E93E71" w14:paraId="71D8793D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D8C9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75D7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870B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1.45389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842C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7465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Phe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1E38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1.38298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271C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04DBD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Phe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3293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1.39203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1EA7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DBBB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Phe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824F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1.36725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DFEE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7CE0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790AD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A28C0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3279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Phe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383A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1.37767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DB04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03FC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Phe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B80A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1.38737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415F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C33A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Phe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7202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1.38816</w:t>
            </w:r>
          </w:p>
        </w:tc>
      </w:tr>
      <w:tr w:rsidR="00E93E71" w:rsidRPr="00E93E71" w14:paraId="76BC57C9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FFE8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C4C4D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Phe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FEAE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1.37581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A3A3B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CC90B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9031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1.35287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95DC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E965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8B8B8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1.34483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3E1A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3AA7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E796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1.35429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55CA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F8D5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Phe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F12D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1.3792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169D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714E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8F48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1.35165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98B0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756E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2E6B3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1.35484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4ABE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44F6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6237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1.33908</w:t>
            </w:r>
          </w:p>
        </w:tc>
      </w:tr>
      <w:tr w:rsidR="00E93E71" w:rsidRPr="00E93E71" w14:paraId="1A2AADFB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80B10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35E4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4F81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1.37013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DDDC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1CBD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6124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1.32955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834D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EF58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E912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1.34454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22DC0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0037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71969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1.23077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AA043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01C5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B896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1.33677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2E17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FD8F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41E1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1.33762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92B9A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869E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4562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1.33915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D9103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F30B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BF10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1.28571</w:t>
            </w:r>
          </w:p>
        </w:tc>
      </w:tr>
      <w:tr w:rsidR="00E93E71" w:rsidRPr="00E93E71" w14:paraId="39F0B25E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1232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DF55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90B2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1.20902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DB22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7897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5135C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1.23707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89F3A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63DD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0377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1.23429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C33C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A726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43DB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1.21578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90CDA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E6BA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4429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1.2287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BE77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4C5C3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7A472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1.21774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789B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B0B5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E1A7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1.22323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9FA6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8440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63E4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1.25388</w:t>
            </w:r>
          </w:p>
        </w:tc>
      </w:tr>
      <w:tr w:rsidR="00E93E71" w:rsidRPr="00E93E71" w14:paraId="3E5D8464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781E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09A1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64769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1.207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7547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FC3C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76B4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1.22012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8AB06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D0DD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8EF7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1.22374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76589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1FFA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8D51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1.19708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31C7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812A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20F34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1.21614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0C2E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1096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2A23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1.21469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4E95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7DF7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552B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1.22135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8318E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07C9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878C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1.21905</w:t>
            </w:r>
          </w:p>
        </w:tc>
      </w:tr>
      <w:tr w:rsidR="00E93E71" w:rsidRPr="00E93E71" w14:paraId="67E78318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ACC8F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A6A75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F696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1.18719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AC33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F32E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0846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1.18799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393D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BA30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BB24E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1.20367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3A36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1BA4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37A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1.18745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7867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E4EA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D660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1.20968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07F0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4F60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F018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1.21267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7B28B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5814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DF66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1.21238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2DDA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AGU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E42C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3E65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1.21519</w:t>
            </w:r>
          </w:p>
        </w:tc>
      </w:tr>
      <w:tr w:rsidR="00E93E71" w:rsidRPr="00E93E71" w14:paraId="0BBE42C4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D2F7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3032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DEDD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1.15347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9A9F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AB562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5110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1.18586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BF55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0E23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3A50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1.18686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0102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7C07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F867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1.16551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5AED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21A0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DF5F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1.18304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51894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0D2BE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95FE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1.18701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21DB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A602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68E6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1.17241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1088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406B4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61170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1.19525</w:t>
            </w:r>
          </w:p>
        </w:tc>
      </w:tr>
      <w:tr w:rsidR="00E93E71" w:rsidRPr="00E93E71" w14:paraId="523DD654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14020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lastRenderedPageBreak/>
              <w:t>UUG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F134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23B0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1.14577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EEE3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5345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65D6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1.1323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90F4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CFE9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0169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1.1337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E6A3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BD293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2815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1.15149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8AB2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B4BE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B374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1.15323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C57E2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84AD2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4747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1.14648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58A6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C0EC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EBA8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1.14968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6EAF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1E83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66CE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1.15443</w:t>
            </w:r>
          </w:p>
        </w:tc>
      </w:tr>
      <w:tr w:rsidR="00E93E71" w:rsidRPr="00E93E71" w14:paraId="2515FB0A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4411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1CA6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E89F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1.12331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08E1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7166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12C99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1.12984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CF98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8D8F0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5CBD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1.1156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A33C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11B2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B9A7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1.11576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24F6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DF44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0D59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1.13478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E78C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CC38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5423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1.14516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B339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622D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41BF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1.11709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124C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CD990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5539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1.12163</w:t>
            </w:r>
          </w:p>
        </w:tc>
      </w:tr>
      <w:tr w:rsidR="00E93E71" w:rsidRPr="00E93E71" w14:paraId="2F7BBA9B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C874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E5DB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D6AA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1.08787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6AB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4AF29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8FA8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1.08092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FA99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9E79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553C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1.10015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B1F2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A707B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0BF1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1.08968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ECE1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5E75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8759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1.1123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3AD7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2585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3DE9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1.10769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F30A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A62C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CBD5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1.09442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8AA4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8CF9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19CD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1.06942</w:t>
            </w:r>
          </w:p>
        </w:tc>
      </w:tr>
      <w:tr w:rsidR="00E93E71" w:rsidRPr="00E93E71" w14:paraId="419FA856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B28A8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8213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Trp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E6D0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CA8F8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F0CEA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Trp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41DA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272B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801F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Trp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13E9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A43F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EDA41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Trp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D900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C204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804B8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DF87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1.03333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1F48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FA0B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Trp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537B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739E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5254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Trp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836D2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FF6E0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BC10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8166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1.05495</w:t>
            </w:r>
          </w:p>
        </w:tc>
      </w:tr>
      <w:tr w:rsidR="00E93E71" w:rsidRPr="00E93E71" w14:paraId="0A4A4C9F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9B2F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2E79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Met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BB1D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81ABF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AE1EE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Met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57D5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5FCC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FEC8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Met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E30A9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1AC24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C4C9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Met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380F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684F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7519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Trp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1FC9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4654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D492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Met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B3AA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5CD0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C7F7A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Met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73FD7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04CA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9448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Trp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7198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</w:t>
            </w:r>
          </w:p>
        </w:tc>
      </w:tr>
      <w:tr w:rsidR="00E93E71" w:rsidRPr="00E93E71" w14:paraId="35A7EDEF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6A32A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6D23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A763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0.91866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71D9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5EC8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F373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0.988636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35A90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20A9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C502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B4B6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28451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0918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0.974359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BA4A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8BF3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Met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C4FF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4660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A4C2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8E79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0.989011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A2B4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B3A4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78914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0.967742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B6EC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56B1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Met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9031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1</w:t>
            </w:r>
          </w:p>
        </w:tc>
      </w:tr>
      <w:tr w:rsidR="00E93E71" w:rsidRPr="00E93E71" w14:paraId="15BA11AC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FBCC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9AE5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01A16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0.888889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A0B4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F0C8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80E5F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0.903109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435A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A8B6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3ACF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0.918239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E52F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103F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A3580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0.902123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74F14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886C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69E3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0.909233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0605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E05C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0D1C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0.917665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4D80E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64F0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2427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0.91713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CAC4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A83A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95F4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0.913108</w:t>
            </w:r>
          </w:p>
        </w:tc>
      </w:tr>
      <w:tr w:rsidR="00E93E71" w:rsidRPr="00E93E71" w14:paraId="5369D464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4C15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9CF8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ADB8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0.834586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4F5C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5B96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72DD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0.854265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56CC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B4E4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621C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0.855389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9B28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3358A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C2C6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0.864824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00DF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4661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D646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0.862903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0F04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9D894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7AA2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0.850806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779B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4B89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698C2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0.843871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1DF0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6C26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BBB3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0.820253</w:t>
            </w:r>
          </w:p>
        </w:tc>
      </w:tr>
      <w:tr w:rsidR="00E93E71" w:rsidRPr="00E93E71" w14:paraId="40967136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5EF0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E915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A953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0.804665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C2EC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C996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52AC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0.789338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7F16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44208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1CD4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0.804396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C6FD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B3F2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3AAC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0.821237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9AFFF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5B5E2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7144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0.777391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12683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34362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F71C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0.789681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BDA4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25FA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BDBB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0.80182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9AE3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6E261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70DB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0.788571</w:t>
            </w:r>
          </w:p>
        </w:tc>
      </w:tr>
      <w:tr w:rsidR="00E93E71" w:rsidRPr="00E93E71" w14:paraId="08142D2B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1F9E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5C481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57C6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0.766373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27F8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2CDB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BA820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0.761559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B283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3F3B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8C25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0.759633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452F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UGA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F423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B2CB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0.794872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E427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D7AF1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598A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0.749776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DB2E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5345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5C11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0.756561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9CDD1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A26A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A8F9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0.748276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37E6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51A8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56555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0.734199</w:t>
            </w:r>
          </w:p>
        </w:tc>
      </w:tr>
      <w:tr w:rsidR="00E93E71" w:rsidRPr="00E93E71" w14:paraId="6F55B40C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15803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3D32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7987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0.704433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FFFC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3DE7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95F8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0.694105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A2AD0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4264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CE4C7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0.693092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91C4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E5A2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4A6B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0.780971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D791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AB4A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05F7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0.700893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AAC4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ED54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8462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0.68981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8825B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B349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C982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0.695838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53B0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72E6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AEBD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0.669538</w:t>
            </w:r>
          </w:p>
        </w:tc>
      </w:tr>
      <w:tr w:rsidR="00E93E71" w:rsidRPr="00E93E71" w14:paraId="74227D37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92B9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B1E9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1910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0.668082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56AE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13AE1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B4F8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0.681818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5A77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70C8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19422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0.664512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BE21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DFD0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0B98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0.690998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95A0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FF2B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05D4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0.66452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863F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2F9A0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35BBB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0.661093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6F30E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3DB2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BE4D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0.680798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8409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91B06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91BF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0.660194</w:t>
            </w:r>
          </w:p>
        </w:tc>
      </w:tr>
      <w:tr w:rsidR="00E93E71" w:rsidRPr="00E93E71" w14:paraId="710B8149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2A8C0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4BF6A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1A73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0.62963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9380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679B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77AE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0.667516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52D6A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152E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6556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0.655172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69F4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8C78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C298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0.677143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176C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5C71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Phe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3BCA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0.620803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96A2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AFE9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96A4B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0.659341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954C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6F3F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7B480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0.677419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78FA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E183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2B73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0.659341</w:t>
            </w:r>
          </w:p>
        </w:tc>
      </w:tr>
      <w:tr w:rsidR="00E93E71" w:rsidRPr="00E93E71" w14:paraId="37F4E7F9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BB23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1135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6FDA4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0.629289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4CDF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2DB12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10E5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0.638168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FE0D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2868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EE53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0.619414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D686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9AC19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Phe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24C2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0.632747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F21E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51A5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0AA5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0.620321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D3959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D738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4EC9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0.627692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5432D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F5CD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96BD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0.621561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9DDE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2005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3F04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0.646972</w:t>
            </w:r>
          </w:p>
        </w:tc>
      </w:tr>
      <w:tr w:rsidR="00E93E71" w:rsidRPr="00E93E71" w14:paraId="2E0687AD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7406A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314F8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Phe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3B8D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0.624192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7EE8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74FC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Phe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CFDE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0.617021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57AF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BD6E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Phe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F84E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0.607973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B565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CCE3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079D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0.615905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FD14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B666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147BA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0.566667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951C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3D08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Phe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4C27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0.622332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A3F6E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439A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Phe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3F8C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0.612627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4AFC7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396D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Phe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E0EB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0.611837</w:t>
            </w:r>
          </w:p>
        </w:tc>
      </w:tr>
      <w:tr w:rsidR="00E93E71" w:rsidRPr="00E93E71" w14:paraId="29113194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FB69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B8D6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D63A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0.572368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46AA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BC3C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3B8D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0.565803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5CA8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72AA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D314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0.570755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9138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E7FC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C9B4F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0.599646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2F306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5FE73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6B52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0.56651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0502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0418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FEFC4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0.567483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15C5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0CEC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85E5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0.57908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F8F29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099A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Ile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25D4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0.574975</w:t>
            </w:r>
          </w:p>
        </w:tc>
      </w:tr>
      <w:tr w:rsidR="00E93E71" w:rsidRPr="00E93E71" w14:paraId="48E5D271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A7CAD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1E60C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423C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0.555058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8DC04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15E04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9A2A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0.525157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2274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DAA31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0905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0.514788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9E164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A406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1533E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0.575463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56DF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7EA3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1A2F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0.51981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4B24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8D0A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A2B3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0.517871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93A9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AA47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4B76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0.513846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DF25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7E03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125D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0.526799</w:t>
            </w:r>
          </w:p>
        </w:tc>
      </w:tr>
      <w:tr w:rsidR="00E93E71" w:rsidRPr="00E93E71" w14:paraId="4D750787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7265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7E4D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B4417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0.513841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02ED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212A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256B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0.515723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5F10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5CF3C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22A9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0.508393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98E7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4C603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44C7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0.560135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732E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8732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66719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0.513471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0803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E3164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A249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0.50834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99DC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7941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A2A2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0.513846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FD95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1706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235B5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0.508423</w:t>
            </w:r>
          </w:p>
        </w:tc>
      </w:tr>
      <w:tr w:rsidR="00E93E71" w:rsidRPr="00E93E71" w14:paraId="54DCFAC6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EB2D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FB20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E95A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0.512086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02E5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6D9C9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C109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0.478438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42C6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7EE7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51C6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0.478854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FAA4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F55B2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7122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0.524272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04F5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0890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5DC3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0.491071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ECBF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3278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068B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0.483763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CE2C4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5FDB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3C9A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0.509743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CA40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E550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099E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0.478481</w:t>
            </w:r>
          </w:p>
        </w:tc>
      </w:tr>
      <w:tr w:rsidR="00E93E71" w:rsidRPr="00E93E71" w14:paraId="106E51C1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D5F3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99C7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3530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0.475996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4DAF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0B14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F086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0.475487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F2360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07A6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36CD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0.466591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38E9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E2CCA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Val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141E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0.504854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B5AE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BD53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EA14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0.459677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2CF60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777F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F0DC4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0.463816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0439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E255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A5B1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0.483871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5197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F704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24F0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0.475436</w:t>
            </w:r>
          </w:p>
        </w:tc>
      </w:tr>
      <w:tr w:rsidR="00E93E71" w:rsidRPr="00E93E71" w14:paraId="1451BE99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4311E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2E55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F548B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0.473684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490E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75BE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EC94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0.467186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B659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35BE7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D9402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0.459168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7E552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6B71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A4D4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0.50478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73CD4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5E10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675A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0.458537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D472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FDD8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1E0D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0.461233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AF0C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D3818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His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D926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0.47205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567C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A531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3975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0.466765</w:t>
            </w:r>
          </w:p>
        </w:tc>
      </w:tr>
      <w:tr w:rsidR="00E93E71" w:rsidRPr="00E93E71" w14:paraId="1375717B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9ACD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38122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His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DA43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0.47032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2568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D826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1A18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0.46124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FBE7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BD5E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DA72A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0.457086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D928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A929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787F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0.491484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732F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DA344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2A6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0.453649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BD4D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0F5B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FAE4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0.458333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D74C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56C0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E26C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0.4685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373A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84D5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F37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0.466179</w:t>
            </w:r>
          </w:p>
        </w:tc>
      </w:tr>
      <w:tr w:rsidR="00E93E71" w:rsidRPr="00E93E71" w14:paraId="3D6AFC34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F2D3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64CE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8217E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0.465272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C0A2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7D6EB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His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DAE2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0.458244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E430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DC32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55D3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0.456576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5752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C03C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DACDE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0.488499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8F4A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D677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His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7ACD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0.452026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F190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F5EA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E3ED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0.455645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CF38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084C5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4FFC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0.463941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4E68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CD19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0593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0.466019</w:t>
            </w:r>
          </w:p>
        </w:tc>
      </w:tr>
      <w:tr w:rsidR="00E93E71" w:rsidRPr="00E93E71" w14:paraId="7E0F42F9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A285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A561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58AF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0.457542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0308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31B0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1209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0.454962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CA93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43A5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His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FA8A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0.44586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36B2D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6B7C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His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5C59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0.480726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AA37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F375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A2C1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0.449198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B40E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4EA9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9013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0.452308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1859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D973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EF1C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0.458844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DF5C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734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His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F5A6D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0.4625</w:t>
            </w:r>
          </w:p>
        </w:tc>
      </w:tr>
      <w:tr w:rsidR="00E93E71" w:rsidRPr="00E93E71" w14:paraId="586200AC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950B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ADC9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D71B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0.448276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0197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E266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30E9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0.439883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4596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7940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6737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0.442703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8421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B7BF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Ala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EF7AE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0.473773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A2D3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B6175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91A9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0.435287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E44C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2A23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His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273E3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0.452026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A195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B379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Pro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1321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0.452508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A7A3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F40C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1435D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0.454212</w:t>
            </w:r>
          </w:p>
        </w:tc>
      </w:tr>
      <w:tr w:rsidR="00E93E71" w:rsidRPr="00E93E71" w14:paraId="4150AF34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0AD9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02AE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BEBB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0.432633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DA94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33F9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B4C0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0.433735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FE5D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1E97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45303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0.436975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7DFE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6BCE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8AA2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0.460591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5612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D091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2446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0.433486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26A16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A7D3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7201B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0.444229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9A56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0A151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6E1B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0.431421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D768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9057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379B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0.429688</w:t>
            </w:r>
          </w:p>
        </w:tc>
      </w:tr>
      <w:tr w:rsidR="00E93E71" w:rsidRPr="00E93E71" w14:paraId="3C5D3444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E3C4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C2AB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3F990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0.424628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E86C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51C9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7A65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0.433121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5931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82B9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C8C6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0.431535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2473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405D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0EDA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0.435185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A3D1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68D3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5875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0.43259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5421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6068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7591D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0.437299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9617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CCE31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04FC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0.426877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26E0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2B98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3A35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0.425846</w:t>
            </w:r>
          </w:p>
        </w:tc>
      </w:tr>
      <w:tr w:rsidR="00E93E71" w:rsidRPr="00E93E71" w14:paraId="362802F2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AE66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4CA4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060E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0.411498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3563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F47F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B8630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0.418079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C32C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5B6D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4442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0.431373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845A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58A5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9D21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0.425926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CF6E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78A0C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D009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0.429752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C2B7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AD790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09163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0.437071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A58AC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8DAF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60F2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0.418202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00CB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F5394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410D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0.40919</w:t>
            </w:r>
          </w:p>
        </w:tc>
      </w:tr>
      <w:tr w:rsidR="00E93E71" w:rsidRPr="00E93E71" w14:paraId="1F1FEA54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5BFC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B022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Cys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F136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0.409302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7F97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AE42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0CC9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0.400325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6B8A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747D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C0D8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0.40225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EADC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DBA0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Gly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69FB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0.425714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A356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E947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F37FD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0.400556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C1B5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0E5E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F0322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0.394922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098D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57E4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A266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0.407947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0620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DCF9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1589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0.407507</w:t>
            </w:r>
          </w:p>
        </w:tc>
      </w:tr>
      <w:tr w:rsidR="00E93E71" w:rsidRPr="00E93E71" w14:paraId="5458D741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D53B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133A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6580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0.406015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C6C7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CAG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9321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Gln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2C28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D240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C3E4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D9E1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0.397022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73EC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F873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35B0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0.420218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782F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6827C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9F1C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0.390244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D30E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596D4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1029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0.394737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D72F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016D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Tyr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A11C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0.404734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8AB9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B191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F714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0.40412</w:t>
            </w:r>
          </w:p>
        </w:tc>
      </w:tr>
      <w:tr w:rsidR="00E93E71" w:rsidRPr="00E93E71" w14:paraId="4596A92A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6B02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FC1D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1B7B6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0.402737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A817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25010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Tyr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A4503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0.393078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A71C1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D4F5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Tyr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A4E5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0.395466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B67B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6E61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50D6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0.413793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0834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7950F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Tyr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3546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0.38191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A540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2765F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0910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0.384196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476AA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3E86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879FC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0.393103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A099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D927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9693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0.388133</w:t>
            </w:r>
          </w:p>
        </w:tc>
      </w:tr>
      <w:tr w:rsidR="00E93E71" w:rsidRPr="00E93E71" w14:paraId="63227081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E49AF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975A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380E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0.394464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4F3B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6662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8F81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0.387352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92B77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4342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1AEB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0.379642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931B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54E5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Tyr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C1C8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0.391429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0341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B8BF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6016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0.374491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1024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B0E4E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Tyr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AA24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0.380353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412DC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601E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4209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0.392547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2E54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UAC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26C8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Tyr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B009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0.374408</w:t>
            </w:r>
          </w:p>
        </w:tc>
      </w:tr>
      <w:tr w:rsidR="00E93E71" w:rsidRPr="00E93E71" w14:paraId="6192B432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2E1E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20B8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0157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0.393586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5ADD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0AB89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586E7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0.378778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3B85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145A1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D0244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0.377982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D8DE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A323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5F4A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0.389843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8524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89DC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968B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0.373094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2AF0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0D5F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D305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0.372851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4114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7EBC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D3A1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0.388153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9C80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A891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94A4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0.370563</w:t>
            </w:r>
          </w:p>
        </w:tc>
      </w:tr>
      <w:tr w:rsidR="00E93E71" w:rsidRPr="00E93E71" w14:paraId="44353A56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17C36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0D73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3DD9D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0.389902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AB3B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ACG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C7C0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Thr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F9DA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0.373527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7083B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79A7B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520E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0.372442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D1C7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GAC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E89D3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Asp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E477D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0.372578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D533D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196D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3AB1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0.366935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8538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9FDC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A501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0.370968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DEE85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4C3C6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75F2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0.387097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ABF1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2110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Ser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4F9E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0.364557</w:t>
            </w:r>
          </w:p>
        </w:tc>
      </w:tr>
      <w:tr w:rsidR="00E93E71" w:rsidRPr="00E93E71" w14:paraId="0DAEA8C8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BE07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lastRenderedPageBreak/>
              <w:t>UAC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AF0C4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Tyr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79BF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0.380282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A85E0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2CFF7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0B9B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0.356387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F2752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45B4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EF9B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0.352357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F383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CD30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871B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0.368242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009F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C472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2F3B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0.352174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9BBA8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0606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F3D8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0.354176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39979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79C423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660B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0.37981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8F27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9AC30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8D0C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0.357551</w:t>
            </w:r>
          </w:p>
        </w:tc>
      </w:tr>
      <w:tr w:rsidR="00E93E71" w:rsidRPr="00E93E71" w14:paraId="1A1401A7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DBA8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8A30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33E4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0.363322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8FCF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D5B0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FA30C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0.353396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EFBB7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B943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0E72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0.348132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19F3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A5A9D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0908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0.362396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5E14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FAD2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31EB2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0.346341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D3E8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371F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7024A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0.345395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FC59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CUG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D3E9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76B9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0.364915</w:t>
            </w:r>
          </w:p>
        </w:tc>
        <w:tc>
          <w:tcPr>
            <w:tcW w:w="2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E865C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CGC</w:t>
            </w:r>
          </w:p>
        </w:tc>
        <w:tc>
          <w:tcPr>
            <w:tcW w:w="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5C49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A4606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0.351823</w:t>
            </w:r>
          </w:p>
        </w:tc>
      </w:tr>
      <w:tr w:rsidR="00E93E71" w:rsidRPr="00E93E71" w14:paraId="38E586E1" w14:textId="77777777" w:rsidTr="00C30AA7">
        <w:trPr>
          <w:trHeight w:val="280"/>
        </w:trPr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902529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CUG</w:t>
            </w:r>
          </w:p>
        </w:tc>
        <w:tc>
          <w:tcPr>
            <w:tcW w:w="1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EE4B6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D09FA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0.35277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88AB74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CUG</w:t>
            </w:r>
          </w:p>
        </w:tc>
        <w:tc>
          <w:tcPr>
            <w:tcW w:w="1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26800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0A90F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0.33534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6745D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CUG</w:t>
            </w:r>
          </w:p>
        </w:tc>
        <w:tc>
          <w:tcPr>
            <w:tcW w:w="1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EE3BB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75BEB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0.334945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212C4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CGC</w:t>
            </w:r>
          </w:p>
        </w:tc>
        <w:tc>
          <w:tcPr>
            <w:tcW w:w="1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AD289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FAFF8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0.353238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2A7DC5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CUG</w:t>
            </w:r>
          </w:p>
        </w:tc>
        <w:tc>
          <w:tcPr>
            <w:tcW w:w="1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7CC4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D588B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0.333913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EB30D8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CUG</w:t>
            </w:r>
          </w:p>
        </w:tc>
        <w:tc>
          <w:tcPr>
            <w:tcW w:w="1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BDB02D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1C82CB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0.343682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D2746C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CGC</w:t>
            </w:r>
          </w:p>
        </w:tc>
        <w:tc>
          <w:tcPr>
            <w:tcW w:w="1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C92270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Arg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3AD5F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0.336711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2E3B51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CUG</w:t>
            </w:r>
          </w:p>
        </w:tc>
        <w:tc>
          <w:tcPr>
            <w:tcW w:w="1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A6782E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Leu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5D49CF" w14:textId="77777777" w:rsidR="00C30AA7" w:rsidRPr="00E93E71" w:rsidRDefault="00C30AA7" w:rsidP="00C30AA7">
            <w:pPr>
              <w:spacing w:before="0" w:after="0"/>
              <w:jc w:val="center"/>
              <w:rPr>
                <w:rFonts w:eastAsia="等线" w:cs="Times New Roman"/>
                <w:sz w:val="11"/>
                <w:szCs w:val="11"/>
                <w:lang w:eastAsia="zh-CN"/>
              </w:rPr>
            </w:pPr>
            <w:r w:rsidRPr="00E93E71">
              <w:rPr>
                <w:rFonts w:eastAsia="等线" w:cs="Times New Roman"/>
                <w:sz w:val="11"/>
                <w:szCs w:val="11"/>
                <w:lang w:eastAsia="zh-CN"/>
              </w:rPr>
              <w:t>0.325714</w:t>
            </w:r>
          </w:p>
        </w:tc>
      </w:tr>
    </w:tbl>
    <w:p w14:paraId="563DCD0C" w14:textId="7896A175" w:rsidR="00C30AA7" w:rsidRPr="00E93E71" w:rsidRDefault="00C30AA7" w:rsidP="00E67DAB">
      <w:pPr>
        <w:rPr>
          <w:lang w:bidi="ar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30"/>
        <w:gridCol w:w="426"/>
        <w:gridCol w:w="880"/>
        <w:gridCol w:w="631"/>
        <w:gridCol w:w="426"/>
        <w:gridCol w:w="881"/>
        <w:gridCol w:w="631"/>
        <w:gridCol w:w="426"/>
        <w:gridCol w:w="881"/>
        <w:gridCol w:w="631"/>
        <w:gridCol w:w="426"/>
        <w:gridCol w:w="881"/>
        <w:gridCol w:w="631"/>
        <w:gridCol w:w="426"/>
        <w:gridCol w:w="881"/>
        <w:gridCol w:w="631"/>
        <w:gridCol w:w="426"/>
        <w:gridCol w:w="881"/>
        <w:gridCol w:w="631"/>
        <w:gridCol w:w="426"/>
        <w:gridCol w:w="881"/>
      </w:tblGrid>
      <w:tr w:rsidR="00E93E71" w:rsidRPr="00E93E71" w14:paraId="34432FA1" w14:textId="77777777" w:rsidTr="00D93F4F">
        <w:trPr>
          <w:trHeight w:val="280"/>
        </w:trPr>
        <w:tc>
          <w:tcPr>
            <w:tcW w:w="7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E35CF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b/>
                <w:bCs/>
                <w:sz w:val="13"/>
                <w:szCs w:val="13"/>
                <w:lang w:eastAsia="zh-CN"/>
              </w:rPr>
              <w:t>NC_047438</w:t>
            </w:r>
          </w:p>
        </w:tc>
        <w:tc>
          <w:tcPr>
            <w:tcW w:w="7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71E88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b/>
                <w:bCs/>
                <w:sz w:val="13"/>
                <w:szCs w:val="13"/>
                <w:lang w:eastAsia="zh-CN"/>
              </w:rPr>
              <w:t>NC_050162</w:t>
            </w:r>
          </w:p>
        </w:tc>
        <w:tc>
          <w:tcPr>
            <w:tcW w:w="7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F2BF2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b/>
                <w:bCs/>
                <w:sz w:val="13"/>
                <w:szCs w:val="13"/>
                <w:lang w:eastAsia="zh-CN"/>
              </w:rPr>
              <w:t>NC_057644</w:t>
            </w:r>
          </w:p>
        </w:tc>
        <w:tc>
          <w:tcPr>
            <w:tcW w:w="7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9D721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b/>
                <w:bCs/>
                <w:sz w:val="13"/>
                <w:szCs w:val="13"/>
                <w:lang w:eastAsia="zh-CN"/>
              </w:rPr>
              <w:t>NC_058233</w:t>
            </w:r>
          </w:p>
        </w:tc>
        <w:tc>
          <w:tcPr>
            <w:tcW w:w="7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2F050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b/>
                <w:bCs/>
                <w:sz w:val="13"/>
                <w:szCs w:val="13"/>
                <w:lang w:eastAsia="zh-CN"/>
              </w:rPr>
              <w:t>DRR298903-DRR298907</w:t>
            </w:r>
          </w:p>
        </w:tc>
        <w:tc>
          <w:tcPr>
            <w:tcW w:w="7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E065C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b/>
                <w:bCs/>
                <w:sz w:val="13"/>
                <w:szCs w:val="13"/>
                <w:lang w:eastAsia="zh-CN"/>
              </w:rPr>
              <w:t>SRR12917131-SRR12917132</w:t>
            </w:r>
          </w:p>
        </w:tc>
        <w:tc>
          <w:tcPr>
            <w:tcW w:w="7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ADA94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b/>
                <w:bCs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b/>
                <w:bCs/>
                <w:sz w:val="13"/>
                <w:szCs w:val="13"/>
                <w:lang w:eastAsia="zh-CN"/>
              </w:rPr>
              <w:t>SRR13425299</w:t>
            </w:r>
          </w:p>
        </w:tc>
      </w:tr>
      <w:tr w:rsidR="00E93E71" w:rsidRPr="00E93E71" w14:paraId="468B6A98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7077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Codon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6EB4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CC45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RSCU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5AE6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Codon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15D7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CA49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RSCU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2458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Codon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92FF8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61191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RSCU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D1CD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Codon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17490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58855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RSCU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0AD4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Codon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55A7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D160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RSCU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2BFE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Codon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B8744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0C71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RSCU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F1AEC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Codon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A7C0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4144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RSCU</w:t>
            </w:r>
          </w:p>
        </w:tc>
      </w:tr>
      <w:tr w:rsidR="00E93E71" w:rsidRPr="00E93E71" w14:paraId="16D3A85A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531E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UUA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7EE8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60D0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2.13218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DAB0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UUA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78A0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62D5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2.12831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27434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UUA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D6D6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B34D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2.1134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D6812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UUA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4C03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E765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2.112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EAD3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7E70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5EAE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1.08326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17C1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1F52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632E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1.12256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7AC28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6426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E8FE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1.10083</w:t>
            </w:r>
          </w:p>
        </w:tc>
      </w:tr>
      <w:tr w:rsidR="00E93E71" w:rsidRPr="00E93E71" w14:paraId="6B200E49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E3BE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UCU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D7B3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BD1F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2.02257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E25E9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UCU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3EF1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7571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1.90488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3CC4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UCU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0232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219F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1.92807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BD1E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UCU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17B3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FD7A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1.92471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0D4C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F5EC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3268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0.632464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A9C2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669F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B75E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0.623955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B7FF7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FF6B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394BD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0.624793</w:t>
            </w:r>
          </w:p>
        </w:tc>
      </w:tr>
      <w:tr w:rsidR="00E93E71" w:rsidRPr="00E93E71" w14:paraId="780E2A6F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D0FEC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B1D9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B090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1.81848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5AC2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A3BD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79C7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1.80236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AAC3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DA72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24F9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1.8312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45E8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C030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C885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1.82935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7744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44BF9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761C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0.464256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F835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E44E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F4F58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0.470752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D1A8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0AED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F09EF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0.46281</w:t>
            </w:r>
          </w:p>
        </w:tc>
      </w:tr>
      <w:tr w:rsidR="00E93E71" w:rsidRPr="00E93E71" w14:paraId="7E329529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7EEEF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A16EE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7E46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1.67895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28A3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2CC29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2ACB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1.66977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8E4B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0AFA1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9851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1.67134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2E44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5C181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14E8D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1.6688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5930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6C80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5069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1.82002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9C7E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170A6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6628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1.78273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E20A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81B3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9A1D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1.81157</w:t>
            </w:r>
          </w:p>
        </w:tc>
      </w:tr>
      <w:tr w:rsidR="00E93E71" w:rsidRPr="00E93E71" w14:paraId="1FA67648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140D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71C7E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DF71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1.64729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D7DA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A6E5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9124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1.66957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EC02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2E5EE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FB896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1.66565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D2105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9221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D68F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1.66837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127A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FAC33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F68B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1.6687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0677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DB17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E2AC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1.65275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ADFA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272E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E664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1.70472</w:t>
            </w:r>
          </w:p>
        </w:tc>
      </w:tr>
      <w:tr w:rsidR="00E93E71" w:rsidRPr="00E93E71" w14:paraId="40FC8B99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45C6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8E63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153BF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1.63395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AB7C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9B5A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A5F0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1.65032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D1C9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7F70E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C0F4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1.66272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33F8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9205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CAA4F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1.6626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66FB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99CB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E30B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0.528335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079B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AE82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A004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0.523077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8ABC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20BE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5FF31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0.515021</w:t>
            </w:r>
          </w:p>
        </w:tc>
      </w:tr>
      <w:tr w:rsidR="00E93E71" w:rsidRPr="00E93E71" w14:paraId="59698186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454C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B5FA1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71D7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1.61834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330F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AEE9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FF5C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1.60939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5258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UAU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E135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Tyr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90C9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1.62899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576E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UAU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EE7E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Tyr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3C2B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1.62717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2B87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7C2F2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90D2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1.52223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9ACC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95A5C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4D30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1.55604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186D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DEBC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9E6D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1.52446</w:t>
            </w:r>
          </w:p>
        </w:tc>
      </w:tr>
      <w:tr w:rsidR="00E93E71" w:rsidRPr="00E93E71" w14:paraId="7641E470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9ACD1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UAU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ADC4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Tyr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1390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1.60504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14B17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UAU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8A40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Tyr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9882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1.60191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9BB7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A19D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E94A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1.59825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9264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5D5AC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1B74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1.59649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FFC6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3A3D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1121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0.366173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01C4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8B4E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163E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0.325275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2682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2E59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F36B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0.350215</w:t>
            </w:r>
          </w:p>
        </w:tc>
      </w:tr>
      <w:tr w:rsidR="00E93E71" w:rsidRPr="00E93E71" w14:paraId="011EE950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5891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9CAB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72BC9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1.59682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BB208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D177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92FE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1.5853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E9EC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EF3D6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32F9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1.57795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14D2B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E5DA0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E9402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1.57746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E6E8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F24B5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21C5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0.40279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5B1C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23BB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7ACC0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0.417582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2FB5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22D8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9487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0.381116</w:t>
            </w:r>
          </w:p>
        </w:tc>
      </w:tr>
      <w:tr w:rsidR="00E93E71" w:rsidRPr="00E93E71" w14:paraId="2B465FB0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945E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A9BD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A9309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1.586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9791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6549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7455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1.5814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B444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379B2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47467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1.56974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5FD6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7DDB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0CEC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1.56999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89AD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8934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5EF1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1.51177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92345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E2E5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59A4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1.52527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D40C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A229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D41E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1.52446</w:t>
            </w:r>
          </w:p>
        </w:tc>
      </w:tr>
      <w:tr w:rsidR="00E93E71" w:rsidRPr="00E93E71" w14:paraId="0173E79C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1A6D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UGU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9B5D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27E2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1.58182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6E981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CCFF0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149A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1.57576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33A6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F5284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16713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1.56298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189B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D29A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4461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1.56263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017FF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97665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D431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0.432964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43810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9C1C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CFB2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0.423077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B5ED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2DC0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043C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0.442822</w:t>
            </w:r>
          </w:p>
        </w:tc>
      </w:tr>
      <w:tr w:rsidR="00E93E71" w:rsidRPr="00E93E71" w14:paraId="3F2E9DC0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88EA6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4EA4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D677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1.57098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6EB6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126C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99D2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1.55275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D9FA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1B68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37CF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1.56211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2D93D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8DEBB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9677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1.56242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2DD6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939EF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6439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1.56704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B09B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0648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C9D8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1.57692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416C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A251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BC91B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1.55718</w:t>
            </w:r>
          </w:p>
        </w:tc>
      </w:tr>
      <w:tr w:rsidR="00E93E71" w:rsidRPr="00E93E71" w14:paraId="574C46E8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6B62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6C31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844B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1.55919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1131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762C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64AC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1.54512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0B61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UGU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F6CF9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602D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1.5534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287E4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UGU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8120C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3CBA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1.5534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8E9E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26F7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B816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0.391608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0F027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DF3B3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F0B57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0.390129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E0D9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D1E3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D308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0.406685</w:t>
            </w:r>
          </w:p>
        </w:tc>
      </w:tr>
      <w:tr w:rsidR="00E93E71" w:rsidRPr="00E93E71" w14:paraId="7AFF107F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924E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GUU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8D82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9392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1.55633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2064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UGU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37905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9E69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1.54086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0590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3DBB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F0356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1.54624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E507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A0E19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FAE58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1.54848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3273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3EF9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ACAA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1.60839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CF98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D84D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AEDD7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1.60987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1F2A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67F6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3707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1.59331</w:t>
            </w:r>
          </w:p>
        </w:tc>
      </w:tr>
      <w:tr w:rsidR="00E93E71" w:rsidRPr="00E93E71" w14:paraId="20436895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8D4F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EF94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CC6D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1.54873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527F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6AB38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760D7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1.54081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097A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7C02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9499F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1.54239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E3C9A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B466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His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9F07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1.54177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A941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F28A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7EF7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0.412844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A0BF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A8A0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2E135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0.435424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8166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6FDFD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EBB31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0.464912</w:t>
            </w:r>
          </w:p>
        </w:tc>
      </w:tr>
      <w:tr w:rsidR="00E93E71" w:rsidRPr="00E93E71" w14:paraId="5B5F7C7A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0FD81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1105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DBA3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1.54633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1DC88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GUU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A339F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F283E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1.5394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BC0FD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85E6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His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0B8C0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1.54137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8FD1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1DC2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C8AA7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1.53705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0D50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TGT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924B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1682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1.58716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56F7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TGT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122A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A7FD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1.56458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8010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TGT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D194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0873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1.53509</w:t>
            </w:r>
          </w:p>
        </w:tc>
      </w:tr>
      <w:tr w:rsidR="00E93E71" w:rsidRPr="00E93E71" w14:paraId="2C1EE13F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7432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7885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6E19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1.53846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99A2E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BE04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His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79B2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1.53753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8B43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7460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73BE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1.53552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235A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149F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8F840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1.5334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A32E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FA0B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522F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1.58422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6AFDB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491A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A384C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1.58816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9EEC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B423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8B2C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1.58383</w:t>
            </w:r>
          </w:p>
        </w:tc>
      </w:tr>
      <w:tr w:rsidR="00E93E71" w:rsidRPr="00E93E71" w14:paraId="593AEC83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3F1C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F022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His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1BDF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1.53776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0E6D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AUU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3F46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15209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1.51431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90FC2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AUU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64B3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F8DA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1.51936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9833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AUU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7B255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3CD4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1.51665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6D46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ED1A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FCC40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0.415781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9701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E5F5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BD0B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0.411837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73B77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2B4D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056B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0.416168</w:t>
            </w:r>
          </w:p>
        </w:tc>
      </w:tr>
      <w:tr w:rsidR="00E93E71" w:rsidRPr="00E93E71" w14:paraId="65787D05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0557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AUU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C0BC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C9EB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1.52009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0DE9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73A9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F8B7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1.50698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75C7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GUU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3B04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D71B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1.49451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0A45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GUU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6C96A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CA61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1.49817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DB976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BC08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5D5C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1.51943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7323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E830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4B67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1.52801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821A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1F251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F742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1.52823</w:t>
            </w:r>
          </w:p>
        </w:tc>
      </w:tr>
      <w:tr w:rsidR="00E93E71" w:rsidRPr="00E93E71" w14:paraId="11228A16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11C2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10CB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24D9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1.425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80DD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GUA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71B5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FA6B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1.42311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BFF2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GUA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8E70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4635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1.44689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33F25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GUA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E50FD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9D2D8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1.44322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7808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9E27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247B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0.480573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756EB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5A11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2198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0.471986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B9CA3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ED9E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B12F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0.471774</w:t>
            </w:r>
          </w:p>
        </w:tc>
      </w:tr>
      <w:tr w:rsidR="00E93E71" w:rsidRPr="00E93E71" w14:paraId="637B8716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181BF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GUA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6F3B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03A2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1.42461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3A40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UUU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7E99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Phe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A4D2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1.37764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DD90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CE7C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449C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1.4026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04A7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46716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96E0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1.36364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E41A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A9987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B875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1.53737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93FA9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1139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9BCE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1.56655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AFFDF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E109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E7AD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1.52502</w:t>
            </w:r>
          </w:p>
        </w:tc>
      </w:tr>
      <w:tr w:rsidR="00E93E71" w:rsidRPr="00E93E71" w14:paraId="2FEF79BF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A2FE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UUU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DAE9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Phe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02E6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1.3835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1D55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1C72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2735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1.34981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EDB3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BCEC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496CC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1.35838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00EF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B552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D916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1.35745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0020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A5F5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8918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0.427046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3CAB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34FD8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E706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0.424028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5B8D0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DAB9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DAC1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0.43129</w:t>
            </w:r>
          </w:p>
        </w:tc>
      </w:tr>
      <w:tr w:rsidR="00E93E71" w:rsidRPr="00E93E71" w14:paraId="65E62DBE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E5F3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8929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D304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1.37206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20A2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D603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2537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1.32632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9ACF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UUU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D4F4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Phe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8396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1.35831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9FFF7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UUU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91FA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Phe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0EB6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1.35441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42AD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DCFC3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55A1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0.669039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F264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0D96B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CBC0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0.69258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663F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5695A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8497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0.682171</w:t>
            </w:r>
          </w:p>
        </w:tc>
      </w:tr>
      <w:tr w:rsidR="00E93E71" w:rsidRPr="00E93E71" w14:paraId="2163C5B0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5CCF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595C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07A1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1.23046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7B88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CUU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623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7E15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1.21689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C04F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7737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4655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1.22909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0038F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5E8F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837E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1.23294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24AA3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4283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7FDC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1.36655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FAAC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7C5A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648F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1.31684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A400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69ED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8593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1.36152</w:t>
            </w:r>
          </w:p>
        </w:tc>
      </w:tr>
      <w:tr w:rsidR="00E93E71" w:rsidRPr="00E93E71" w14:paraId="7BB7FC26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3AC9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CUU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09A1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C3FC2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1.22701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E67C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FE28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25FC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1.19923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2715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CUU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250E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74A9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1.21626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49EF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CUU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3B1C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86B7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1.218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0FD9A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E77B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His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3BEC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0.47032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A0E6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7CE9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His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ADB87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0.469667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ABB3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D353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His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EC7E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0.467706</w:t>
            </w:r>
          </w:p>
        </w:tc>
      </w:tr>
      <w:tr w:rsidR="00E93E71" w:rsidRPr="00E93E71" w14:paraId="211DA7EC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13B2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AGU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57696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2DE7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1.2009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D83D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7148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EABDC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1.19652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F737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DF6A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C044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1.17933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D576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E35E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6969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1.1748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BF72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4390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His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BD8AE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1.52968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8792D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184B5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His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F4CA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1.53033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FB986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3629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His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92DC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1.53229</w:t>
            </w:r>
          </w:p>
        </w:tc>
      </w:tr>
      <w:tr w:rsidR="00E93E71" w:rsidRPr="00E93E71" w14:paraId="76FAE05B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FDBF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6FE7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C92E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1.16528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DCEEA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BB653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7AB6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1.18977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76AE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FC191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C9CD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1.15669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FACBF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06C7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FF17F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1.15816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47DBE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ATA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C70C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F7B2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0.910072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F4607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ATA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63C4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44C3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0.922751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C7F3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ATA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96BB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67678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0.907683</w:t>
            </w:r>
          </w:p>
        </w:tc>
      </w:tr>
      <w:tr w:rsidR="00E93E71" w:rsidRPr="00E93E71" w14:paraId="70EFC039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E061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lastRenderedPageBreak/>
              <w:t>UUG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D39B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BD74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1.15517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5EA8A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974D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482A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1.14524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5D22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UUG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C21E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E290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1.14701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910F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UUG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DA82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7DB3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1.146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2D10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ATC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A155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0B68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0.571942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7BE8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ATC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F5E8B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ED5E8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0.583608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4FC3F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ATC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DEF0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731D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0.578916</w:t>
            </w:r>
          </w:p>
        </w:tc>
      </w:tr>
      <w:tr w:rsidR="00E93E71" w:rsidRPr="00E93E71" w14:paraId="31D8B1A8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E30A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E8BA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07CF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1.10561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67D1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912F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9C8D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1.10914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CA35D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08E9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AF8B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1.14464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477B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1B59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215E3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1.14353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757F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ATT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57FB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2183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1.51799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7529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ATT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9351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5937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1.49364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66D7E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ATT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4AD8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2D9C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1.5134</w:t>
            </w:r>
          </w:p>
        </w:tc>
      </w:tr>
      <w:tr w:rsidR="00E93E71" w:rsidRPr="00E93E71" w14:paraId="13C9CB76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44D2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FAF5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5CFC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1.08804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1E4B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UUG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FC98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3D8E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1.09768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13DB2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CA149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5E1D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1.10486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6CDC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113C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F790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1.10239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32D7E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CTA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2D64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3FFB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0.801737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6151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CTA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C374E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9D86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0.787077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FD09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CTA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3182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1CF4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0.800578</w:t>
            </w:r>
          </w:p>
        </w:tc>
      </w:tr>
      <w:tr w:rsidR="00E93E71" w:rsidRPr="00E93E71" w14:paraId="6176B19A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F1A3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DEAE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Trp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A675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BDF3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EEC33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Trp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4732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821B9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AUG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894A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Met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1C3BD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15BA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AUG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63C3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Met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919B7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6242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CTC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5088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44737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0.396527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E68F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CTC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D644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DF45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0.376022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40FB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CTC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CA6D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E9769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0.381503</w:t>
            </w:r>
          </w:p>
        </w:tc>
      </w:tr>
      <w:tr w:rsidR="00E93E71" w:rsidRPr="00E93E71" w14:paraId="57DA8655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856B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AUG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74327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Met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C062E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F452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AUG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CF86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Met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3793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D0F7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7FB5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Trp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92E72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BB21E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181F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Trp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B4177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5A45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CTG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AEBBE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6C6BE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0.356006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38F7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CTG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52FA2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3A00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0.373686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F220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CTG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95F8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38B7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0.358382</w:t>
            </w:r>
          </w:p>
        </w:tc>
      </w:tr>
      <w:tr w:rsidR="00E93E71" w:rsidRPr="00E93E71" w14:paraId="3EEA31AB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061D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7463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D40E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0.975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F11F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01D7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86DE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0.947368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CE57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AUA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B3EE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8DA6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0.905347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AF0A3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6C7C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CBE0C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0.935065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A51C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CTT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067A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5779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1.19537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8BFD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CTT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507C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93C1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1.23083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3C29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CTT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CA1B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6118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1.20809</w:t>
            </w:r>
          </w:p>
        </w:tc>
      </w:tr>
      <w:tr w:rsidR="00E93E71" w:rsidRPr="00E93E71" w14:paraId="34C00A31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80429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AUA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8648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5E45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0.901573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6A2A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AUA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EA6C4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8E5F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0.913109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C00F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DC65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EE3C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0.896104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96146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AUA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9809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724A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0.906289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607E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TTA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A6F6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0A2A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2.1042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BB6A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TTA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FB1F7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F35A0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2.13235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05AD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TTA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399D5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68F3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2.12428</w:t>
            </w:r>
          </w:p>
        </w:tc>
      </w:tr>
      <w:tr w:rsidR="00E93E71" w:rsidRPr="00E93E71" w14:paraId="33C48A03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3C6E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02623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7F7B3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0.862302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73B5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C0ED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2E5B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0.859897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4590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7510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B84C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0.839719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2ACD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CFA4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99AD7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0.837647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1636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TTG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6E91A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76E7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1.14616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6319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TTG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992B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DA7E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1.10004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E4E2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TTG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A4D0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7A957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1.12717</w:t>
            </w:r>
          </w:p>
        </w:tc>
      </w:tr>
      <w:tr w:rsidR="00E93E71" w:rsidRPr="00E93E71" w14:paraId="7F621939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F6D2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CUA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A8C3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22E6A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0.793103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7CDD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CUA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F9E6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C6FD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0.812086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C760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CUA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39F23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D2C6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0.815855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E174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CUA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FFC2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9133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0.813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34E3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D86E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C1DD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1.54062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25CA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8994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D1E3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1.53557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E2E7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9E51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7B83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1.5443</w:t>
            </w:r>
          </w:p>
        </w:tc>
      </w:tr>
      <w:tr w:rsidR="00E93E71" w:rsidRPr="00E93E71" w14:paraId="43549868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6E8F5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E3C0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275C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0.741483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DD9F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0B8A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9585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0.751304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E710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3ADB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CA6A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0.786221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E1B4E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5CBD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B0EA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0.792683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D815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6F52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8317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0.459378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DDB2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DA45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5DFF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0.464432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E578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0556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94EE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0.455696</w:t>
            </w:r>
          </w:p>
        </w:tc>
      </w:tr>
      <w:tr w:rsidR="00E93E71" w:rsidRPr="00E93E71" w14:paraId="63BF7424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67B93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9D20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BC00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0.694411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2595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AD43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C523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0.726316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AFB1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EBB6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749E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0.718471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B490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DAC7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5F4FE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0.714286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8A9C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ATG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E724B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Met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87B7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4544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ATG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2D4E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Met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6F88D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0E2B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ATG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74F9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Met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643E8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</w:t>
            </w:r>
          </w:p>
        </w:tc>
      </w:tr>
      <w:tr w:rsidR="00E93E71" w:rsidRPr="00E93E71" w14:paraId="3F9D242A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784A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0828D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3D93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0.639004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FBD6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93319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2B87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0.695096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CB66B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FC71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5333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0.701299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B975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A62F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A4512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0.701299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A762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TTC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36AF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Phe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C6E4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0.626263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AFC27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TTC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3D77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Phe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E163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0.618364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662D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TTC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D9BFE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Phe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A48C0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0.635531</w:t>
            </w:r>
          </w:p>
        </w:tc>
      </w:tr>
      <w:tr w:rsidR="00E93E71" w:rsidRPr="00E93E71" w14:paraId="508F4B6D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1328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B512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4702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0.623762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E4F3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2F2A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C32D6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0.677379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0DE3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AE1F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CB9AD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0.653179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1243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65B3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6510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0.657019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E6F2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TTT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AF23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Phe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A6FD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1.37374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222E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TTT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141B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Phe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409B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1.38164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5765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TTT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9BEA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Phe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4A8D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1.36447</w:t>
            </w:r>
          </w:p>
        </w:tc>
      </w:tr>
      <w:tr w:rsidR="00E93E71" w:rsidRPr="00E93E71" w14:paraId="6F2EC61F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D7B5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UUC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0FA1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Phe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8180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0.6165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DC6A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B3B9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FA669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0.631268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EEBB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UUC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E6FB7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Phe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8FE0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0.641691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466CE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UUC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C6DE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Phe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1E3A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0.645594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8681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E517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78EA0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1.18866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B7B82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0C2A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85EA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1.20322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B317C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456E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7CB4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1.18303</w:t>
            </w:r>
          </w:p>
        </w:tc>
      </w:tr>
      <w:tr w:rsidR="00E93E71" w:rsidRPr="00E93E71" w14:paraId="5DCDF9C3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73975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2874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B929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2A93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UUC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30D2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Phe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B9CE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0.622361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E412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7223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904D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0.617221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B193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3823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8328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0.617747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7531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BC69D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5ED2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0.70037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8791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950F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44B8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0.668008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2698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7916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1CDB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0.722424</w:t>
            </w:r>
          </w:p>
        </w:tc>
      </w:tr>
      <w:tr w:rsidR="00E93E71" w:rsidRPr="00E93E71" w14:paraId="1B2C5B9D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399A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AUC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AD0D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AD03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0.578334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E402A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AUC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46FE5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712B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0.572577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B5AD2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AUC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1881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FA88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0.575292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16E1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AUC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9CFA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Ile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055B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0.577065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6419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E7F4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66206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0.453761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F53C0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C85B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2F85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0.49497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E85F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706F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2F34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0.426667</w:t>
            </w:r>
          </w:p>
        </w:tc>
      </w:tr>
      <w:tr w:rsidR="00E93E71" w:rsidRPr="00E93E71" w14:paraId="570749B0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3681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GUG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CC37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4BF2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0.523397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4D5E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GUG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E463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7D91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0.520275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0E50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GUG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03AD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EA53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0.553114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44D7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GUG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DF54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76D1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0.549451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13CD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18A98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C5F3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1.65721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D52C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ED83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AA4E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1.6338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51EB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8226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DA88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1.66788</w:t>
            </w:r>
          </w:p>
        </w:tc>
      </w:tr>
      <w:tr w:rsidR="00E93E71" w:rsidRPr="00E93E71" w14:paraId="12ECA7F5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2CE8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GUC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94EC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11F2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0.495667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5382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GUC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7AB8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C037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0.517215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E4A5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GUC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5EDF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66C0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0.505495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B1FD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GUC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11FA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8D58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0.509158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4D0A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4342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1DEE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0.408683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17E9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1460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98EE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0.378151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7D267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878B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B0E9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0.379412</w:t>
            </w:r>
          </w:p>
        </w:tc>
      </w:tr>
      <w:tr w:rsidR="00E93E71" w:rsidRPr="00E93E71" w14:paraId="1FA4782E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40C5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A312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BC2C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0.472149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C865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7A91F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EB35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0.505141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728E6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CF07E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ED8A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0.486782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A26D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07AA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DC76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0.488564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8CFB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5194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6F64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1.20359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2106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FD064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5D19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1.20648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66FD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E3B3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D377B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1.20882</w:t>
            </w:r>
          </w:p>
        </w:tc>
      </w:tr>
      <w:tr w:rsidR="00E93E71" w:rsidRPr="00E93E71" w14:paraId="333E45AE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3483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7299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His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A3997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0.462243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33DA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A0035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CB66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0.483721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EBCE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01ACD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022B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0.464475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0E7A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3C05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6BF2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0.466596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0AE3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916E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167E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1.11826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CC32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81AD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9A7B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1.15966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B488A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C234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2FB4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1.12059</w:t>
            </w:r>
          </w:p>
        </w:tc>
      </w:tr>
      <w:tr w:rsidR="00E93E71" w:rsidRPr="00E93E71" w14:paraId="0292BADA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04063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F5C4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4B43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0.461356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F35FE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2EF5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5C9C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0.464819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BC9D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A129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734F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0.464425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8D8D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830DB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1F10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0.465882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7B72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A8D2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C5719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0.848802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4CEE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A274B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499E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0.817527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0EB5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139E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172FD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0.873529</w:t>
            </w:r>
          </w:p>
        </w:tc>
      </w:tr>
      <w:tr w:rsidR="00E93E71" w:rsidRPr="00E93E71" w14:paraId="7FCD7816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6E0B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783B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47C3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0.452145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E0C1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1C9F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His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D976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0.462475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6AE6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AE5B2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His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C7D3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0.458629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CF68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A9EC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A8DF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0.459184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5FE3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27A0D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2057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0.476048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76F7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C9AB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796C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0.47539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00A4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782F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8F00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0.494118</w:t>
            </w:r>
          </w:p>
        </w:tc>
      </w:tr>
      <w:tr w:rsidR="00E93E71" w:rsidRPr="00E93E71" w14:paraId="3D7B3657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4D6A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ADB6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2F83A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0.451271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DADFC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C8D3E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523B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0.459193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E93B6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83F7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Pro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7DE3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0.453503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40AD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3FC7E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His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573F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0.458234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E8C4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TCT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8F09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388E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1.94461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900C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TCT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ED45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4DA7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1.96279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E889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TCT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BA00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7718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1.92353</w:t>
            </w:r>
          </w:p>
        </w:tc>
      </w:tr>
      <w:tr w:rsidR="00E93E71" w:rsidRPr="00E93E71" w14:paraId="72D9B1A5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0697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AED7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4FC5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0.4426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291F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5A4B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BE17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0.459144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61AF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B4D25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71DD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0.446718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FA13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856A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C0395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0.450512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5FE7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F753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1A1D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1.44444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A988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A9B0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A64E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1.33981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D304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TAA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E20F8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9771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1.45361</w:t>
            </w:r>
          </w:p>
        </w:tc>
      </w:tr>
      <w:tr w:rsidR="00E93E71" w:rsidRPr="00E93E71" w14:paraId="7DE4B55E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10B7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2A0B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B577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0.440806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6DCF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8228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Ala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0BE3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0.457227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D96B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C1C2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037F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0.446602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FE2F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13B8B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2E04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0.446602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412A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BCC3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5002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0.666667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423F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4E3B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FEE2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0.582524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FCA0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7089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0BD8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0.71134</w:t>
            </w:r>
          </w:p>
        </w:tc>
      </w:tr>
      <w:tr w:rsidR="00E93E71" w:rsidRPr="00E93E71" w14:paraId="5D184D51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ECD9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2BA4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02E9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0.437923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96FE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6476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1E48D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0.44725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DDDED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B8DF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11F3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0.442197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7FBC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2662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662E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0.43758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D053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FF06B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2A47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0.888889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5BD2A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E1D3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A30C0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1.07767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0AAC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TGA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7560E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33D0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0.835052</w:t>
            </w:r>
          </w:p>
        </w:tc>
      </w:tr>
      <w:tr w:rsidR="00E93E71" w:rsidRPr="00E93E71" w14:paraId="76BAABC7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B033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7AA0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1AB5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0.429022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75E0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E430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F18C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0.427689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62F9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FD38D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A0FF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0.437895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C2F5E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09F3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819C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0.437367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2C92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CBF4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82F14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1.14902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EB2D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ED21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EB85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1.20562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392D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6024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2170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1.16618</w:t>
            </w:r>
          </w:p>
        </w:tc>
      </w:tr>
      <w:tr w:rsidR="00E93E71" w:rsidRPr="00E93E71" w14:paraId="042ACC8F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CE6A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8A51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Cys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B29E9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0.418182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B50C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71CF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E0EE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0.424242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0FC84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43E3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4853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0.437018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6C39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0ACF1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Gly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8D2D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0.437048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7D889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E578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FEEB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0.768627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5D02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0253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F905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0.746491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1DEC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D665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B175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0.769679</w:t>
            </w:r>
          </w:p>
        </w:tc>
      </w:tr>
      <w:tr w:rsidR="00E93E71" w:rsidRPr="00E93E71" w14:paraId="398BF498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631A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C049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A84FB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0.414003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646C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5A4A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A26C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0.414698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F972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66D01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4903A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0.422047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1DF19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CAG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9F21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Gln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A2E9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0.422535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9E12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E37A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AEAC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0.403922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C87B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F03C2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0332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0.393064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F7459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5BDB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D26F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0.396501</w:t>
            </w:r>
          </w:p>
        </w:tc>
      </w:tr>
      <w:tr w:rsidR="00E93E71" w:rsidRPr="00E93E71" w14:paraId="7C3DCCE3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34D9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34D36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Tyr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E003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0.394958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A040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CUC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8A10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5B33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0.404801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9885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EF79E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232FC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0.401747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E033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FD7DB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BB1C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0.403509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F641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0004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68A0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1.67843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A85F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2108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0BC9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1.65483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F096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9730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E20D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1.66764</w:t>
            </w:r>
          </w:p>
        </w:tc>
      </w:tr>
      <w:tr w:rsidR="00E93E71" w:rsidRPr="00E93E71" w14:paraId="67FA8C78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A0DE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5723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AE95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0.388262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F68E2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7C54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7483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0.404651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3A84F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C559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C7BD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0.394058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7B5D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868B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67D1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0.395294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8B25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DAFA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Trp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89EF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748E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4208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Trp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0C2B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BDBD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DF21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Trp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D498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</w:t>
            </w:r>
          </w:p>
        </w:tc>
      </w:tr>
      <w:tr w:rsidR="00E93E71" w:rsidRPr="00E93E71" w14:paraId="5414D153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BBBE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52EE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4B8B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0.381963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F472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99AF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Tyr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B53A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0.398093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5A1B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98DD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28EC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0.382862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D1C5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46B6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9A152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0.378774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B64B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3CCF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Tyr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B360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0.389356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4DF5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9184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Tyr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4FF1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0.388889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AB7A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522A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Tyr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FC42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0.394993</w:t>
            </w:r>
          </w:p>
        </w:tc>
      </w:tr>
      <w:tr w:rsidR="00E93E71" w:rsidRPr="00E93E71" w14:paraId="5D475915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F501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A074A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A6D1A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0.381657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6B27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A3AC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Asp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CD3C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0.390606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04848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CUC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5E159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E880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0.376317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64AC3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CUC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06F2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4566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0.378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145CB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TAT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6303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Tyr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E3EC4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1.61064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BE17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TAT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3485E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Tyr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14D8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1.61111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0700E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TAT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9F90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Tyr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459D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1.60501</w:t>
            </w:r>
          </w:p>
        </w:tc>
      </w:tr>
      <w:tr w:rsidR="00E93E71" w:rsidRPr="00E93E71" w14:paraId="7E6BD7C1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1728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2FD6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0553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0.380762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3434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7E7B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Ser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0F57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0.385604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52FC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751B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Tyr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35D00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0.371014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BCAB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UAC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1C53F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Tyr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D751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0.372832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17E5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GTA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9D0F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24E0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1.45031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8222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GTA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33A8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98A1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1.42899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3528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GTA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2958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05A7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1.44071</w:t>
            </w:r>
          </w:p>
        </w:tc>
      </w:tr>
      <w:tr w:rsidR="00E93E71" w:rsidRPr="00E93E71" w14:paraId="2F6197C4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0F45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lastRenderedPageBreak/>
              <w:t>CGC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B40F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2831D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0.376658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E38D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666B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BE7A0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0.382609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D383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15FC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3528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0.368794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279C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ACG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5EA7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Thr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0625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0.369919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48B92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GTC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F322E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F7BD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0.515667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EEB9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GTC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06BF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6C10A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0.54142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853B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GTC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FE33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D02C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0.513274</w:t>
            </w:r>
          </w:p>
        </w:tc>
      </w:tr>
      <w:tr w:rsidR="00E93E71" w:rsidRPr="00E93E71" w14:paraId="51EE8D93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08088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CUC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3B0F9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1B55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0.356322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6F897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1B89D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4579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0.353488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1558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DB312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F96AA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0.355515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C649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CGC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B3D5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Arg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CCF3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0.356816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06CCC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GTG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98BB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1942A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0.56222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E014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GTG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4ABF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6A13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0.497041</w:t>
            </w:r>
          </w:p>
        </w:tc>
        <w:tc>
          <w:tcPr>
            <w:tcW w:w="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28295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GTG</w:t>
            </w:r>
          </w:p>
        </w:tc>
        <w:tc>
          <w:tcPr>
            <w:tcW w:w="1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8674B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5F87E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0.559292</w:t>
            </w:r>
          </w:p>
        </w:tc>
      </w:tr>
      <w:tr w:rsidR="00E93E71" w:rsidRPr="00E93E71" w14:paraId="75DCC413" w14:textId="77777777" w:rsidTr="00D93F4F">
        <w:trPr>
          <w:trHeight w:val="280"/>
        </w:trPr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BA319E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CUG</w:t>
            </w:r>
          </w:p>
        </w:tc>
        <w:tc>
          <w:tcPr>
            <w:tcW w:w="14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0E65D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65FB7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0.336207</w:t>
            </w: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6BEE13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CUG</w:t>
            </w:r>
          </w:p>
        </w:tc>
        <w:tc>
          <w:tcPr>
            <w:tcW w:w="14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99287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B1533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0.340232</w:t>
            </w: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D2287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CUG</w:t>
            </w:r>
          </w:p>
        </w:tc>
        <w:tc>
          <w:tcPr>
            <w:tcW w:w="14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683680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FFA656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0.331159</w:t>
            </w: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9D294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CUG</w:t>
            </w:r>
          </w:p>
        </w:tc>
        <w:tc>
          <w:tcPr>
            <w:tcW w:w="14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45622F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Leu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D4734D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0.333</w:t>
            </w: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581CB9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GTT</w:t>
            </w:r>
          </w:p>
        </w:tc>
        <w:tc>
          <w:tcPr>
            <w:tcW w:w="14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52D78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23F6E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1.4718</w:t>
            </w: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C36B48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GTT</w:t>
            </w:r>
          </w:p>
        </w:tc>
        <w:tc>
          <w:tcPr>
            <w:tcW w:w="14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F79CEC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4BD5A4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1.53254</w:t>
            </w:r>
          </w:p>
        </w:tc>
        <w:tc>
          <w:tcPr>
            <w:tcW w:w="23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4FA82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GTT</w:t>
            </w:r>
          </w:p>
        </w:tc>
        <w:tc>
          <w:tcPr>
            <w:tcW w:w="14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F1D2A1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Val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2A3FC2" w14:textId="77777777" w:rsidR="00D93F4F" w:rsidRPr="00E93E71" w:rsidRDefault="00D93F4F" w:rsidP="00D93F4F">
            <w:pPr>
              <w:spacing w:before="0" w:after="0"/>
              <w:jc w:val="center"/>
              <w:rPr>
                <w:rFonts w:eastAsia="等线" w:cs="Times New Roman"/>
                <w:sz w:val="13"/>
                <w:szCs w:val="13"/>
                <w:lang w:eastAsia="zh-CN"/>
              </w:rPr>
            </w:pPr>
            <w:r w:rsidRPr="00E93E71">
              <w:rPr>
                <w:rFonts w:eastAsia="等线" w:cs="Times New Roman"/>
                <w:sz w:val="13"/>
                <w:szCs w:val="13"/>
                <w:lang w:eastAsia="zh-CN"/>
              </w:rPr>
              <w:t>1.48673</w:t>
            </w:r>
          </w:p>
        </w:tc>
      </w:tr>
    </w:tbl>
    <w:p w14:paraId="45BD069B" w14:textId="77777777" w:rsidR="00C30AA7" w:rsidRPr="00E93E71" w:rsidRDefault="00C30AA7" w:rsidP="00E67DAB">
      <w:pPr>
        <w:rPr>
          <w:lang w:bidi="ar"/>
        </w:rPr>
      </w:pPr>
    </w:p>
    <w:p w14:paraId="1AF4CDAC" w14:textId="5B573D99" w:rsidR="00E67DAB" w:rsidRPr="00E93E71" w:rsidRDefault="00E67DAB" w:rsidP="00E67DAB">
      <w:pPr>
        <w:rPr>
          <w:lang w:bidi="ar"/>
        </w:rPr>
      </w:pPr>
      <w:r w:rsidRPr="00E93E71">
        <w:rPr>
          <w:sz w:val="22"/>
          <w:lang w:bidi="ar"/>
        </w:rPr>
        <w:br w:type="page"/>
      </w:r>
      <w:r w:rsidR="006C124F" w:rsidRPr="00E93E71">
        <w:rPr>
          <w:rFonts w:cs="Times New Roman"/>
          <w:b/>
          <w:szCs w:val="24"/>
        </w:rPr>
        <w:t>Supplementary Table 1</w:t>
      </w:r>
      <w:r w:rsidR="00B945C9" w:rsidRPr="00E93E71">
        <w:rPr>
          <w:rFonts w:cs="Times New Roman"/>
          <w:b/>
          <w:szCs w:val="24"/>
        </w:rPr>
        <w:t>3</w:t>
      </w:r>
      <w:r w:rsidR="006C124F" w:rsidRPr="00E93E71">
        <w:rPr>
          <w:rFonts w:cs="Times New Roman"/>
          <w:b/>
          <w:szCs w:val="24"/>
        </w:rPr>
        <w:t>.</w:t>
      </w:r>
      <w:r w:rsidRPr="00E93E71">
        <w:rPr>
          <w:lang w:bidi="ar"/>
        </w:rPr>
        <w:t xml:space="preserve"> </w:t>
      </w:r>
      <w:r w:rsidRPr="00E93E71">
        <w:t xml:space="preserve">Effective number of codons values of </w:t>
      </w:r>
      <w:r w:rsidRPr="00E93E71">
        <w:rPr>
          <w:lang w:bidi="ar"/>
        </w:rPr>
        <w:t xml:space="preserve">the genes from 5 </w:t>
      </w:r>
      <w:r w:rsidR="005E6C19" w:rsidRPr="00E93E71">
        <w:rPr>
          <w:lang w:bidi="ar"/>
        </w:rPr>
        <w:t xml:space="preserve">Ericacea </w:t>
      </w:r>
      <w:r w:rsidRPr="00E93E71">
        <w:rPr>
          <w:lang w:bidi="ar"/>
        </w:rPr>
        <w:t>species mitochondrial genomes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078"/>
        <w:gridCol w:w="1866"/>
        <w:gridCol w:w="1731"/>
        <w:gridCol w:w="1837"/>
        <w:gridCol w:w="1894"/>
        <w:gridCol w:w="1386"/>
        <w:gridCol w:w="1386"/>
        <w:gridCol w:w="1386"/>
      </w:tblGrid>
      <w:tr w:rsidR="00E93E71" w:rsidRPr="00E93E71" w14:paraId="6484DC2F" w14:textId="77777777" w:rsidTr="007E6F7E">
        <w:trPr>
          <w:trHeight w:val="650"/>
        </w:trPr>
        <w:tc>
          <w:tcPr>
            <w:tcW w:w="76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EE53A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Species</w:t>
            </w:r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0C786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 xml:space="preserve">GC all content </w:t>
            </w:r>
            <w:r w:rsidRPr="00E93E71">
              <w:rPr>
                <w:rFonts w:ascii="等线" w:eastAsia="等线" w:hAnsi="等线" w:hint="eastAsia"/>
                <w:sz w:val="22"/>
              </w:rPr>
              <w:t>（</w:t>
            </w:r>
            <w:r w:rsidRPr="00E93E71">
              <w:rPr>
                <w:rFonts w:eastAsia="等线"/>
                <w:sz w:val="22"/>
              </w:rPr>
              <w:t>%</w:t>
            </w:r>
            <w:r w:rsidRPr="00E93E71">
              <w:rPr>
                <w:rFonts w:ascii="等线" w:eastAsia="等线" w:hAnsi="等线" w:hint="eastAsia"/>
                <w:sz w:val="22"/>
              </w:rPr>
              <w:t>）</w:t>
            </w:r>
          </w:p>
        </w:tc>
        <w:tc>
          <w:tcPr>
            <w:tcW w:w="63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74B50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 xml:space="preserve">GC1 content </w:t>
            </w:r>
            <w:r w:rsidRPr="00E93E71">
              <w:rPr>
                <w:rFonts w:ascii="等线" w:eastAsia="等线" w:hAnsi="等线" w:hint="eastAsia"/>
                <w:sz w:val="22"/>
              </w:rPr>
              <w:t>（</w:t>
            </w:r>
            <w:r w:rsidRPr="00E93E71">
              <w:rPr>
                <w:rFonts w:eastAsia="等线"/>
                <w:sz w:val="22"/>
              </w:rPr>
              <w:t>%</w:t>
            </w:r>
            <w:r w:rsidRPr="00E93E71">
              <w:rPr>
                <w:rFonts w:ascii="等线" w:eastAsia="等线" w:hAnsi="等线" w:hint="eastAsia"/>
                <w:sz w:val="22"/>
              </w:rPr>
              <w:t>）</w:t>
            </w:r>
          </w:p>
        </w:tc>
        <w:tc>
          <w:tcPr>
            <w:tcW w:w="67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50C52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 xml:space="preserve">GC2 content </w:t>
            </w:r>
            <w:r w:rsidRPr="00E93E71">
              <w:rPr>
                <w:rFonts w:ascii="等线" w:eastAsia="等线" w:hAnsi="等线" w:hint="eastAsia"/>
                <w:sz w:val="22"/>
              </w:rPr>
              <w:t>（</w:t>
            </w:r>
            <w:r w:rsidRPr="00E93E71">
              <w:rPr>
                <w:rFonts w:eastAsia="等线"/>
                <w:sz w:val="22"/>
              </w:rPr>
              <w:t>%</w:t>
            </w:r>
            <w:r w:rsidRPr="00E93E71">
              <w:rPr>
                <w:rFonts w:ascii="等线" w:eastAsia="等线" w:hAnsi="等线" w:hint="eastAsia"/>
                <w:sz w:val="22"/>
              </w:rPr>
              <w:t>）</w:t>
            </w:r>
          </w:p>
        </w:tc>
        <w:tc>
          <w:tcPr>
            <w:tcW w:w="69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A912B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 xml:space="preserve">GC3 content </w:t>
            </w:r>
            <w:r w:rsidRPr="00E93E71">
              <w:rPr>
                <w:rFonts w:ascii="等线" w:eastAsia="等线" w:hAnsi="等线" w:hint="eastAsia"/>
                <w:sz w:val="22"/>
              </w:rPr>
              <w:t>（</w:t>
            </w:r>
            <w:r w:rsidRPr="00E93E71">
              <w:rPr>
                <w:rFonts w:eastAsia="等线"/>
                <w:sz w:val="22"/>
              </w:rPr>
              <w:t>%</w:t>
            </w:r>
            <w:r w:rsidRPr="00E93E71">
              <w:rPr>
                <w:rFonts w:ascii="等线" w:eastAsia="等线" w:hAnsi="等线" w:hint="eastAsia"/>
                <w:sz w:val="22"/>
              </w:rPr>
              <w:t>）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3F8EE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ENC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5A3C5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gene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CA8CB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ENC plot</w:t>
            </w:r>
          </w:p>
        </w:tc>
      </w:tr>
      <w:tr w:rsidR="00E93E71" w:rsidRPr="00E93E71" w14:paraId="2CE329B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FEE8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6DDF9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44.77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7B96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57.45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0E04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41.76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8527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7171A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52.843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30C1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4573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55.62046</w:t>
            </w:r>
          </w:p>
        </w:tc>
      </w:tr>
      <w:tr w:rsidR="00E93E71" w:rsidRPr="00E93E71" w14:paraId="1A58A84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4C6B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86E3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43.35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FB7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47.15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B1E8B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42.49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A7E1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40.41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04139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60.993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1776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D9C0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58.34615</w:t>
            </w:r>
          </w:p>
        </w:tc>
      </w:tr>
      <w:tr w:rsidR="00E93E71" w:rsidRPr="00E93E71" w14:paraId="3F68C0CE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D0B9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3024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39.98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BA79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48.03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8926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38.92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4AD9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45A9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53.606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4196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0BB9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54.31996</w:t>
            </w:r>
          </w:p>
        </w:tc>
      </w:tr>
      <w:tr w:rsidR="00E93E71" w:rsidRPr="00E93E71" w14:paraId="743C4903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986D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69E1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40.62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9B330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36.25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1F54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39.38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C6FA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46.25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C51E7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56.755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F3E5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7211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60.13807</w:t>
            </w:r>
          </w:p>
        </w:tc>
      </w:tr>
      <w:tr w:rsidR="00E93E71" w:rsidRPr="00E93E71" w14:paraId="62B29195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9EF0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2B70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45.78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4743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49.4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3DD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51.81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22F6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36.14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0556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38.706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9675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DAE3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56.22271</w:t>
            </w:r>
          </w:p>
        </w:tc>
      </w:tr>
      <w:tr w:rsidR="00E93E71" w:rsidRPr="00E93E71" w14:paraId="60CD8582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7F42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E025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41.38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B8D0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45.41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D465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45.89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F5B1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32.85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5FD5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51.453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3A0E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ccmB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FC82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54.22315</w:t>
            </w:r>
          </w:p>
        </w:tc>
      </w:tr>
      <w:tr w:rsidR="00E93E71" w:rsidRPr="00E93E71" w14:paraId="0AF24364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7BF2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DA08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43.56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C40E9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47.01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70B5D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48.61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D8E3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35.06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44BC6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49.599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C83A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ccmC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3550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55.59671</w:t>
            </w:r>
          </w:p>
        </w:tc>
      </w:tr>
      <w:tr w:rsidR="00E93E71" w:rsidRPr="00E93E71" w14:paraId="47D748CD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0163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3203D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45.43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B301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49.44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0D76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44.77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423E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42.09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1D8B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58.574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4AE9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ccmFc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BAE3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59.00476</w:t>
            </w:r>
          </w:p>
        </w:tc>
      </w:tr>
      <w:tr w:rsidR="00E93E71" w:rsidRPr="00E93E71" w14:paraId="75D9C344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0ABA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4FA1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46.34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AD31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50.35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1F77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47.21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0958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41.46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6614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56.355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F6BF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ccmFn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E986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58.77055</w:t>
            </w:r>
          </w:p>
        </w:tc>
      </w:tr>
      <w:tr w:rsidR="00E93E71" w:rsidRPr="00E93E71" w14:paraId="302867B4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500B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992D7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40.36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1346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47.46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3F98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9A7E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A672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52.702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3820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cob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132D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54.63909</w:t>
            </w:r>
          </w:p>
        </w:tc>
      </w:tr>
      <w:tr w:rsidR="00E93E71" w:rsidRPr="00E93E71" w14:paraId="544C96D9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F391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DCD80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86DB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47.35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76ECC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43.18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5CD7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37.88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8BCF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55.15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5AB3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cox1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731C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57.15998</w:t>
            </w:r>
          </w:p>
        </w:tc>
      </w:tr>
      <w:tr w:rsidR="00E93E71" w:rsidRPr="00E93E71" w14:paraId="72E47E89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3E59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B94C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41.09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1704E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53.05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4331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39.69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C8C80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30.53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AEAA1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52.036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C0A76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cox2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3BD5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52.66859</w:t>
            </w:r>
          </w:p>
        </w:tc>
      </w:tr>
      <w:tr w:rsidR="00E93E71" w:rsidRPr="00E93E71" w14:paraId="049F15A4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7413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EE713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41.98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928D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51.13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070E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40.98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7717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33.83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869C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54.763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F9E3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cox3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56C0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54.84659</w:t>
            </w:r>
          </w:p>
        </w:tc>
      </w:tr>
      <w:tr w:rsidR="00E93E71" w:rsidRPr="00E93E71" w14:paraId="62C81174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DE76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7253E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51.98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0A5CD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52.59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8E20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44.97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24D1C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1B7F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57.306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4B0FF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matR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B0480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58.99911</w:t>
            </w:r>
          </w:p>
        </w:tc>
      </w:tr>
      <w:tr w:rsidR="00E93E71" w:rsidRPr="00E93E71" w14:paraId="1C54134E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5271F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B3E5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44.11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C3642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44.49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E4F54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43.35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2232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44.49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B1C6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52.661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E87A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mttB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69D0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59.749</w:t>
            </w:r>
          </w:p>
        </w:tc>
      </w:tr>
      <w:tr w:rsidR="00E93E71" w:rsidRPr="00E93E71" w14:paraId="1E8543CE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755C6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760D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42.36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B0E7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54.46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7D15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40.48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5C63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32.14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2629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51.683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CBAD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93D6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53.75845</w:t>
            </w:r>
          </w:p>
        </w:tc>
      </w:tr>
      <w:tr w:rsidR="00E93E71" w:rsidRPr="00E93E71" w14:paraId="4038B840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6EFD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B887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39.74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FC93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41.31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86BA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43.97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7940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33.95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5C12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51.446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EF5D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B084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54.92141</w:t>
            </w:r>
          </w:p>
        </w:tc>
      </w:tr>
      <w:tr w:rsidR="00E93E71" w:rsidRPr="00E93E71" w14:paraId="311A0840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134C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2CC1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36.97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BD28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38.66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9BA1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34.45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53E8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37.82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D8F9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47.083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9ABB6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13F13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57.12922</w:t>
            </w:r>
          </w:p>
        </w:tc>
      </w:tr>
      <w:tr w:rsidR="00E93E71" w:rsidRPr="00E93E71" w14:paraId="671935AE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B527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8A46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36.97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A8148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38.66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95F3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34.45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6430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37.82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5538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47.083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525DE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9241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57.12922</w:t>
            </w:r>
          </w:p>
        </w:tc>
      </w:tr>
      <w:tr w:rsidR="00E93E71" w:rsidRPr="00E93E71" w14:paraId="0C24D70F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D331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D11B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37.97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E04C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43.15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9477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36.09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6800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34.68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9AA5C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49.752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661D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75395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55.36902</w:t>
            </w:r>
          </w:p>
        </w:tc>
      </w:tr>
      <w:tr w:rsidR="00E93E71" w:rsidRPr="00E93E71" w14:paraId="2C5EED4F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B0CD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9D09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38.61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93AA7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40.59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0466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42.57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9410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32.67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03CB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42.199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6723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nad4L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8FFE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54.10633</w:t>
            </w:r>
          </w:p>
        </w:tc>
      </w:tr>
      <w:tr w:rsidR="00E93E71" w:rsidRPr="00E93E71" w14:paraId="4D65DA20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2AAD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FF9D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0150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42.65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4882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42.33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8711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37.42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6C59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55.564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6E39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16A28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56.92123</w:t>
            </w:r>
          </w:p>
        </w:tc>
      </w:tr>
      <w:tr w:rsidR="00E93E71" w:rsidRPr="00E93E71" w14:paraId="711BE956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DE99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A7629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38.83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EADD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43.2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E039F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35.92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DAF2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5118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52.723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E684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20A8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56.90016</w:t>
            </w:r>
          </w:p>
        </w:tc>
      </w:tr>
      <w:tr w:rsidR="00E93E71" w:rsidRPr="00E93E71" w14:paraId="083A58B3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37CD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8C32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44.39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2BB5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55.44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A9666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44.56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A2BA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33.16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95BE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51.252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80D5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3429F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54.42269</w:t>
            </w:r>
          </w:p>
        </w:tc>
      </w:tr>
      <w:tr w:rsidR="00E93E71" w:rsidRPr="00E93E71" w14:paraId="75EC6A35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9837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E4A40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42.23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469F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51.31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1298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41.36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2035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34.03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80E4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60.327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7BD0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BF1E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54.9711</w:t>
            </w:r>
          </w:p>
        </w:tc>
      </w:tr>
      <w:tr w:rsidR="00E93E71" w:rsidRPr="00E93E71" w14:paraId="0C2E38DE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3690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1932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42.23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715E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51.31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158B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41.36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14B40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34.03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A503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60.327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F3731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932CE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54.9711</w:t>
            </w:r>
          </w:p>
        </w:tc>
      </w:tr>
      <w:tr w:rsidR="00E93E71" w:rsidRPr="00E93E71" w14:paraId="1989FC79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850C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08C2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1CCF0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45.09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E9E0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31.85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22B2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36.16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7DFCC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55.619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79CC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ORF671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5B47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56.23399</w:t>
            </w:r>
          </w:p>
        </w:tc>
      </w:tr>
      <w:tr w:rsidR="00E93E71" w:rsidRPr="00E93E71" w14:paraId="468CA446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A7785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1496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51.1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2A929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5B8E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54.19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2D21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D3100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58.796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ABB8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rpl2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9F65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60.48565</w:t>
            </w:r>
          </w:p>
        </w:tc>
      </w:tr>
      <w:tr w:rsidR="00E93E71" w:rsidRPr="00E93E71" w14:paraId="211E2B1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6F9A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46EE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41.49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FA20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47.34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8E2E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35.11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4B76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42.02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D4A1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57.028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FC2A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rpl5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C1F6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58.97951</w:t>
            </w:r>
          </w:p>
        </w:tc>
      </w:tr>
      <w:tr w:rsidR="00E93E71" w:rsidRPr="00E93E71" w14:paraId="435E50D9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87F7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F4EE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42.68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2B6C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46.95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9E4D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44.51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D57C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36.59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CA22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54.761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511C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rpl10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8AD5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56.47385</w:t>
            </w:r>
          </w:p>
        </w:tc>
      </w:tr>
      <w:tr w:rsidR="00E93E71" w:rsidRPr="00E93E71" w14:paraId="7EBB0DA6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06CC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6AB16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44.18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2416A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48.19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5EFE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0D4E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33.73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4319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45.845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ED32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rpl16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8727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54.78398</w:t>
            </w:r>
          </w:p>
        </w:tc>
      </w:tr>
      <w:tr w:rsidR="00E93E71" w:rsidRPr="00E93E71" w14:paraId="01E142A7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786C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A424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43.56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5E852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45.54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26E25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42.08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C5EDC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43.07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400B1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50.896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7423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4C47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59.33752</w:t>
            </w:r>
          </w:p>
        </w:tc>
      </w:tr>
      <w:tr w:rsidR="00E93E71" w:rsidRPr="00E93E71" w14:paraId="7E283E07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6B01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E881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42.49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80FD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435A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BD26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3F88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59.973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36DC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821D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59.10728</w:t>
            </w:r>
          </w:p>
        </w:tc>
      </w:tr>
      <w:tr w:rsidR="00E93E71" w:rsidRPr="00E93E71" w14:paraId="054A46B1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E0807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D1AB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40.07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5BA6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43.68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C49C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41.16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5FFC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3260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50.846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6AA3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BF6D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55.78551</w:t>
            </w:r>
          </w:p>
        </w:tc>
      </w:tr>
      <w:tr w:rsidR="00E93E71" w:rsidRPr="00E93E71" w14:paraId="770ED85E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6B5F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E968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40.27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1607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44.97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E30C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37.58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359E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38.26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CD18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58.137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FF7E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rps10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D5043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57.35208</w:t>
            </w:r>
          </w:p>
        </w:tc>
      </w:tr>
      <w:tr w:rsidR="00E93E71" w:rsidRPr="00E93E71" w14:paraId="032D0D9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F75B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32F1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43.39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16D4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53.17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D9146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45.24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1942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31.75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CE88D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51.806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4A20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8F0D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53.49886</w:t>
            </w:r>
          </w:p>
        </w:tc>
      </w:tr>
      <w:tr w:rsidR="00E93E71" w:rsidRPr="00E93E71" w14:paraId="5CDC6F34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F931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A40B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43.39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41337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53.17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F987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45.24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A122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31.75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486AF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51.806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B7FA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E382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53.49886</w:t>
            </w:r>
          </w:p>
        </w:tc>
      </w:tr>
      <w:tr w:rsidR="00E93E71" w:rsidRPr="00E93E71" w14:paraId="291F3988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30BA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3303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36.18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D249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47.01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2804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37.61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F737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23.93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D700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37.14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E8CB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809D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47.84188</w:t>
            </w:r>
          </w:p>
        </w:tc>
      </w:tr>
      <w:tr w:rsidR="00E93E71" w:rsidRPr="00E93E71" w14:paraId="1C1A4060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ECC8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8503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39.65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9B637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36.84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4B41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47.37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E801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34.74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5F8F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57.272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CA4C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AFF2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55.40522</w:t>
            </w:r>
          </w:p>
        </w:tc>
      </w:tr>
      <w:tr w:rsidR="00E93E71" w:rsidRPr="00E93E71" w14:paraId="569D1B70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245CD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BA11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0C80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37.89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67D0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47.37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6354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34.74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6BB2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50.695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7E47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4CD1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55.40522</w:t>
            </w:r>
          </w:p>
        </w:tc>
      </w:tr>
      <w:tr w:rsidR="00E93E71" w:rsidRPr="00E93E71" w14:paraId="7E4F5215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26BF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5634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37.38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EBEF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37.38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10BC4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36.45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4ED7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38.32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E745C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45.909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D934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sdh3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7E16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57.38197</w:t>
            </w:r>
          </w:p>
        </w:tc>
      </w:tr>
      <w:tr w:rsidR="00E93E71" w:rsidRPr="00E93E71" w14:paraId="45C53DDD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CE0C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MK990822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7CA3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4B7D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41.33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D2DC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34.67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255D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38FB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50.797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E2AD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sdh4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D4FA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59.61666</w:t>
            </w:r>
          </w:p>
        </w:tc>
      </w:tr>
      <w:tr w:rsidR="00E93E71" w:rsidRPr="00E93E71" w14:paraId="578086D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327B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78EE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44.05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2956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56.86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9731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41.76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0424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33.53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C2AD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51.35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51E2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437F8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54.65805</w:t>
            </w:r>
          </w:p>
        </w:tc>
      </w:tr>
      <w:tr w:rsidR="00E93E71" w:rsidRPr="00E93E71" w14:paraId="56681A00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2627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8401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43.01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CF18C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7730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43.01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38AA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40.41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B500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60.918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B210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F9BC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58.34615</w:t>
            </w:r>
          </w:p>
        </w:tc>
      </w:tr>
      <w:tr w:rsidR="00E93E71" w:rsidRPr="00E93E71" w14:paraId="3974A519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A63B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913F8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40.83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EC6E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36.25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07F6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39.38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562B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46.88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8284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54.18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EB92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233A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60.24384</w:t>
            </w:r>
          </w:p>
        </w:tc>
      </w:tr>
      <w:tr w:rsidR="00E93E71" w:rsidRPr="00E93E71" w14:paraId="1B9F83BD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E8DA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DADF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46.84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6C1B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50.63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1F75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53.16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7AECD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36.71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C05D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35.054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7C80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117E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56.53982</w:t>
            </w:r>
          </w:p>
        </w:tc>
      </w:tr>
      <w:tr w:rsidR="00E93E71" w:rsidRPr="00E93E71" w14:paraId="23A10853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DBCA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C42F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42.19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0E85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46.86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D8AA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45.41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CDB9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22A0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53.216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2D1B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ccmB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33EE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55.13766</w:t>
            </w:r>
          </w:p>
        </w:tc>
      </w:tr>
      <w:tr w:rsidR="00E93E71" w:rsidRPr="00E93E71" w14:paraId="4EC0DBF2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C91AE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A56C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42.14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FED2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45.71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8E6D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D073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35.71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9E67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46.268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AA91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ccmC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58CA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55.97731</w:t>
            </w:r>
          </w:p>
        </w:tc>
      </w:tr>
      <w:tr w:rsidR="00E93E71" w:rsidRPr="00E93E71" w14:paraId="4B89C37F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2BC7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5DEA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43.44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A8A7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E2DF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51.22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5AAC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4820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27.163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7D578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ccmC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3C21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55.56101</w:t>
            </w:r>
          </w:p>
        </w:tc>
      </w:tr>
      <w:tr w:rsidR="00E93E71" w:rsidRPr="00E93E71" w14:paraId="2D557015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DC29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E0FF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47.46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64D5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52.73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1022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47.66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D6BD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41.96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DE0E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58.456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8FB2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ccmFc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87BE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58.95771</w:t>
            </w:r>
          </w:p>
        </w:tc>
      </w:tr>
      <w:tr w:rsidR="00E93E71" w:rsidRPr="00E93E71" w14:paraId="66CB225A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9AD7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FC3C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46.26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5BF0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51.03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EF37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46.72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F20B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41.03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678A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56.464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E66C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ccmFn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A5D5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58.60181</w:t>
            </w:r>
          </w:p>
        </w:tc>
      </w:tr>
      <w:tr w:rsidR="00E93E71" w:rsidRPr="00E93E71" w14:paraId="46FA2829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F1B17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0C7E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42.42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71442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47.49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F78B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43.49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6A5F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36.27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A22B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54.092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2977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cox1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A0AB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56.29586</w:t>
            </w:r>
          </w:p>
        </w:tc>
      </w:tr>
      <w:tr w:rsidR="00E93E71" w:rsidRPr="00E93E71" w14:paraId="7D82400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3754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6EA1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40.67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FC1F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0BE0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67043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30.12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9542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49.438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E090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cox2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E09F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52.38385</w:t>
            </w:r>
          </w:p>
        </w:tc>
      </w:tr>
      <w:tr w:rsidR="00E93E71" w:rsidRPr="00E93E71" w14:paraId="29FB5B0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FDFF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06EF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42.23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C9CF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F91C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40.98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7EFB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34.21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3D4F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55.003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7EA67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cox3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59BE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55.08234</w:t>
            </w:r>
          </w:p>
        </w:tc>
      </w:tr>
      <w:tr w:rsidR="00E93E71" w:rsidRPr="00E93E71" w14:paraId="562A169C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0723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8A6AD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39.29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0AEA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47.23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9886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37.45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E2866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33.19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ACCB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52.014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BBA2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cytB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257A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54.44189</w:t>
            </w:r>
          </w:p>
        </w:tc>
      </w:tr>
      <w:tr w:rsidR="00E93E71" w:rsidRPr="00E93E71" w14:paraId="2B0C6438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2303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EFB99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51.39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B0B8D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53.73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B0E7C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44.08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9848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56.36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D2B5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56.487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3B65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matR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7015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59.64011</w:t>
            </w:r>
          </w:p>
        </w:tc>
      </w:tr>
      <w:tr w:rsidR="00E93E71" w:rsidRPr="00E93E71" w14:paraId="3CE5297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6D6F7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B02A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43.88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0836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44.19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DC0A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43.07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40C3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44.36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5CCD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53.36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2FF76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mttB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2CCB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59.71489</w:t>
            </w:r>
          </w:p>
        </w:tc>
      </w:tr>
      <w:tr w:rsidR="00E93E71" w:rsidRPr="00E93E71" w14:paraId="0D2A0E6F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751DB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1BAA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40.26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1F22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55.38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93B46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39.23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DE03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26.15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05CC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51.066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C4F9B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DBC9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49.51089</w:t>
            </w:r>
          </w:p>
        </w:tc>
      </w:tr>
      <w:tr w:rsidR="00E93E71" w:rsidRPr="00E93E71" w14:paraId="47FB96D5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876B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70164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44.29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2EDD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46.4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C3C3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50.45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E9FE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36.04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A762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52.405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2B5D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85E6F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56.1661</w:t>
            </w:r>
          </w:p>
        </w:tc>
      </w:tr>
      <w:tr w:rsidR="00E93E71" w:rsidRPr="00E93E71" w14:paraId="453DADC1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64D3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BDBD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36.69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CAF4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DF6A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34.45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C9B7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36.13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6126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46.94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CED4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6CFC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56.21706</w:t>
            </w:r>
          </w:p>
        </w:tc>
      </w:tr>
      <w:tr w:rsidR="00E93E71" w:rsidRPr="00E93E71" w14:paraId="6CF71AF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FA23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042A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8B1A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42.95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3BF4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38.78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5E442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33.76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68CCC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47.221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84D4D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73C0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54.80278</w:t>
            </w:r>
          </w:p>
        </w:tc>
      </w:tr>
      <w:tr w:rsidR="00E93E71" w:rsidRPr="00E93E71" w14:paraId="42EA000C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2F6B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0655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40.56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C625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43.1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4A19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41.63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88B8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36.95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D9A2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53.788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08BE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84422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56.67046</w:t>
            </w:r>
          </w:p>
        </w:tc>
      </w:tr>
      <w:tr w:rsidR="00E93E71" w:rsidRPr="00E93E71" w14:paraId="14477A88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10A33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51C95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38.83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A7264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43.2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4CA7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35.44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8DC9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37.86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2D20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52.876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08CE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AF1B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57.14974</w:t>
            </w:r>
          </w:p>
        </w:tc>
      </w:tr>
      <w:tr w:rsidR="00E93E71" w:rsidRPr="00E93E71" w14:paraId="1241B45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47BB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AD9D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44.33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32BE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45.91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8E66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32.7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B1BC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54.43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5D43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57.029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B5F4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2249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60.09255</w:t>
            </w:r>
          </w:p>
        </w:tc>
      </w:tr>
      <w:tr w:rsidR="00E93E71" w:rsidRPr="00E93E71" w14:paraId="288736AF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0CD3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CAB3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42.41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2264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51.31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3CAA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40.31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1B35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491E0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249E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964A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55.91371</w:t>
            </w:r>
          </w:p>
        </w:tc>
      </w:tr>
      <w:tr w:rsidR="00E93E71" w:rsidRPr="00E93E71" w14:paraId="5CE84109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98D2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8BFC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52.29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1E80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51.51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EE08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55.52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89DA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49.83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498E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55.863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9FD0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rpl2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DCB9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60.49763</w:t>
            </w:r>
          </w:p>
        </w:tc>
      </w:tr>
      <w:tr w:rsidR="00E93E71" w:rsidRPr="00E93E71" w14:paraId="1ADAFCFF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13E6A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4CCE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42.07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61FF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46.95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4795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F735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35.37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9AD8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59.107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3A9E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rpl10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8E44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55.77965</w:t>
            </w:r>
          </w:p>
        </w:tc>
      </w:tr>
      <w:tr w:rsidR="00E93E71" w:rsidRPr="00E93E71" w14:paraId="113E140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87DC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6D3B0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44.58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7DE37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48.19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D26D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18370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34.94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3424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46.256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13B0D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rpl16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73B6F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55.52521</w:t>
            </w:r>
          </w:p>
        </w:tc>
      </w:tr>
      <w:tr w:rsidR="00E93E71" w:rsidRPr="00E93E71" w14:paraId="2AFF85B1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3B15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6BA5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822E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47.42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FDCB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41.75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27E4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40.72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2DC3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50.855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7A1F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E701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58.47579</w:t>
            </w:r>
          </w:p>
        </w:tc>
      </w:tr>
      <w:tr w:rsidR="00E93E71" w:rsidRPr="00E93E71" w14:paraId="31A5E3F9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88EA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63F3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39.47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4F07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42.24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8B41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41.16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24B3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35.02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C944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51.621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09DE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6F01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55.57292</w:t>
            </w:r>
          </w:p>
        </w:tc>
      </w:tr>
      <w:tr w:rsidR="00E93E71" w:rsidRPr="00E93E71" w14:paraId="4B74E788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2788B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4DCB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39.39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3A16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43.64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3FF9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39.09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0A0B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35.45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25F0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52.469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A5560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rps10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14DD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55.82644</w:t>
            </w:r>
          </w:p>
        </w:tc>
      </w:tr>
      <w:tr w:rsidR="00E93E71" w:rsidRPr="00E93E71" w14:paraId="5BDCD472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33AD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58CF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43.65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0ED74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52.38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55A9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45.24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13B9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33.33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8809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53.254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A5EE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6836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54.53121</w:t>
            </w:r>
          </w:p>
        </w:tc>
      </w:tr>
      <w:tr w:rsidR="00E93E71" w:rsidRPr="00E93E71" w14:paraId="1B1C1645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CF102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C645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35.85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9331B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44.54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6B22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38.66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CCA3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24.37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5C61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38.571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C553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1DED0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48.17488</w:t>
            </w:r>
          </w:p>
        </w:tc>
      </w:tr>
      <w:tr w:rsidR="00E93E71" w:rsidRPr="00E93E71" w14:paraId="2FD57013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8F0E6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7C41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40.96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A247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47.87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66E2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35.11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6BD3F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39.89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AF546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56.052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559D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575C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58.12072</w:t>
            </w:r>
          </w:p>
        </w:tc>
      </w:tr>
      <w:tr w:rsidR="00E93E71" w:rsidRPr="00E93E71" w14:paraId="76C24013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955B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9BB3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39.65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F611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38.95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C161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47.37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8DB7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32.63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8D71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51.579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8FC22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1737B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54.08028</w:t>
            </w:r>
          </w:p>
        </w:tc>
      </w:tr>
      <w:tr w:rsidR="00E93E71" w:rsidRPr="00E93E71" w14:paraId="4C9CF408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100C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MZ779111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6BCA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38.23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20835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39.39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BD30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32.58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BAE03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42.75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8C52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49.201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FFF7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sdh4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2989E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59.23316</w:t>
            </w:r>
          </w:p>
        </w:tc>
      </w:tr>
      <w:tr w:rsidR="00E93E71" w:rsidRPr="00E93E71" w14:paraId="586CE255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AB3D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13BC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45.56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E4B5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56.86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DBFA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41.96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DF1C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37.84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8090F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53.965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7413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E4FE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57.13949</w:t>
            </w:r>
          </w:p>
        </w:tc>
      </w:tr>
      <w:tr w:rsidR="00E93E71" w:rsidRPr="00E93E71" w14:paraId="62570165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3A94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2C15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42.83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F322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46.63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646B1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42.49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E537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84AF7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4CE4D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2E56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57.89015</w:t>
            </w:r>
          </w:p>
        </w:tc>
      </w:tr>
      <w:tr w:rsidR="00E93E71" w:rsidRPr="00E93E71" w14:paraId="5B272C44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D784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B130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39.04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6D7D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2AE6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37.76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A90C0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32.87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EDFA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56.964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5E5B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AD9E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54.23608</w:t>
            </w:r>
          </w:p>
        </w:tc>
      </w:tr>
      <w:tr w:rsidR="00E93E71" w:rsidRPr="00E93E71" w14:paraId="5732FCF2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A1E6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CC020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41.25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7508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36.25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9913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39.38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548C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48.12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57A3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54.85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0E893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2D8C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60.39932</w:t>
            </w:r>
          </w:p>
        </w:tc>
      </w:tr>
      <w:tr w:rsidR="00E93E71" w:rsidRPr="00E93E71" w14:paraId="73034091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EA1A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CB0C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44.72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5A63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47.56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467E7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51.22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EB06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35.37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29EC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33.447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425B8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F754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55.77965</w:t>
            </w:r>
          </w:p>
        </w:tc>
      </w:tr>
      <w:tr w:rsidR="00E93E71" w:rsidRPr="00E93E71" w14:paraId="73E915F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0ECB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6140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44.72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A36F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47.56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A877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51.22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B470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35.37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1BCB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33.447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200D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706B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55.77965</w:t>
            </w:r>
          </w:p>
        </w:tc>
      </w:tr>
      <w:tr w:rsidR="00E93E71" w:rsidRPr="00E93E71" w14:paraId="5AECBA77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FD424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4A6F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41.71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701C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45.89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C7FF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45.41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0621F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33.82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2B90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53.787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9144B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ccmB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708E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54.84034</w:t>
            </w:r>
          </w:p>
        </w:tc>
      </w:tr>
      <w:tr w:rsidR="00E93E71" w:rsidRPr="00E93E71" w14:paraId="3677E277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A447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07B6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43.88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A8B1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46.76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6AA3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47.12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1D47B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37.77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6013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49.962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A6A5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ccmC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F262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57.1035</w:t>
            </w:r>
          </w:p>
        </w:tc>
      </w:tr>
      <w:tr w:rsidR="00E93E71" w:rsidRPr="00E93E71" w14:paraId="3C444E15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7B47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30CC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45.18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DF61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48.34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6113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44.81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E59E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C736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58.916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3E08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ccmFC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9782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59.10728</w:t>
            </w:r>
          </w:p>
        </w:tc>
      </w:tr>
      <w:tr w:rsidR="00E93E71" w:rsidRPr="00E93E71" w14:paraId="61AA0DCD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45F8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0DCF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46.21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8AD7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51.03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12A21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46.72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2191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40.86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A3A9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56.454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575A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ccmFN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0FBBF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58.53315</w:t>
            </w:r>
          </w:p>
        </w:tc>
      </w:tr>
      <w:tr w:rsidR="00E93E71" w:rsidRPr="00E93E71" w14:paraId="61C95591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057F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BD7E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40.19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5A63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47.97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6266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39.85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D285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32.74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2994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52.876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E3D2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cob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D32F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54.15184</w:t>
            </w:r>
          </w:p>
        </w:tc>
      </w:tr>
      <w:tr w:rsidR="00E93E71" w:rsidRPr="00E93E71" w14:paraId="65BC74C6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4971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4E0A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42.34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C948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47.07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B021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42.91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C20A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37.05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1D302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54.551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E578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cox1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01022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56.72439</w:t>
            </w:r>
          </w:p>
        </w:tc>
      </w:tr>
      <w:tr w:rsidR="00E93E71" w:rsidRPr="00E93E71" w14:paraId="12D78936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8AB4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2F39A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42.34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C38F5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47.07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5FB88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42.91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5FEE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37.05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81068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54.551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3AFB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cox1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927C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56.72439</w:t>
            </w:r>
          </w:p>
        </w:tc>
      </w:tr>
      <w:tr w:rsidR="00E93E71" w:rsidRPr="00E93E71" w14:paraId="5DE775C9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78B8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0624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46.51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72C7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56.19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18F9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40.95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1DB2A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C5A2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57.139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FAA8B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cox2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635B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59.10728</w:t>
            </w:r>
          </w:p>
        </w:tc>
      </w:tr>
      <w:tr w:rsidR="00E93E71" w:rsidRPr="00E93E71" w14:paraId="37E79A5C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E84B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68BD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42.11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FA0C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51.13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6EA4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40.98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74BC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34.21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43B1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54.983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C853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cox3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EE22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55.08234</w:t>
            </w:r>
          </w:p>
        </w:tc>
      </w:tr>
      <w:tr w:rsidR="00E93E71" w:rsidRPr="00E93E71" w14:paraId="03B5AE4E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9963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55B5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51.68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AD960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51.98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62908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45.27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500F4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57.77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69DB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57.764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C37A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matR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1311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59.21008</w:t>
            </w:r>
          </w:p>
        </w:tc>
      </w:tr>
      <w:tr w:rsidR="00E93E71" w:rsidRPr="00E93E71" w14:paraId="29D26FA0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CA37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8618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33D2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43.97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E06C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42.55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661D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43.97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58BB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52.974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5EC8C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mttB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A0C9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59.60822</w:t>
            </w:r>
          </w:p>
        </w:tc>
      </w:tr>
      <w:tr w:rsidR="00E93E71" w:rsidRPr="00E93E71" w14:paraId="3DFB52CF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11146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7C37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40.18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2EAE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52.45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B443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38.65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4BBB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29.45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204C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50.174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DB04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FEB1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51.91291</w:t>
            </w:r>
          </w:p>
        </w:tc>
      </w:tr>
      <w:tr w:rsidR="00E93E71" w:rsidRPr="00E93E71" w14:paraId="77A2DFE4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4AD8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22E8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0795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9AE4B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43.76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4A3C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34.36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C1A0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52.187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0623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52E6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55.17443</w:t>
            </w:r>
          </w:p>
        </w:tc>
      </w:tr>
      <w:tr w:rsidR="00E93E71" w:rsidRPr="00E93E71" w14:paraId="369653E8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74150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6A5D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36.69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5518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37.82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627E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34.45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66E3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37.82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DFF0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47.677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D965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D8FE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57.12922</w:t>
            </w:r>
          </w:p>
        </w:tc>
      </w:tr>
      <w:tr w:rsidR="00E93E71" w:rsidRPr="00E93E71" w14:paraId="45EB0867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DAD9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9708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38.31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7F538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43.75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B4ED8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36.09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98C2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35.08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2261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50.566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BC7C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BD01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55.60859</w:t>
            </w:r>
          </w:p>
        </w:tc>
      </w:tr>
      <w:tr w:rsidR="00E93E71" w:rsidRPr="00E93E71" w14:paraId="26C0C995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E2F8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265A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38.31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1703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43.75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A8D3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36.09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28BA1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35.08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78044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50.566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8342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50C9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55.60859</w:t>
            </w:r>
          </w:p>
        </w:tc>
      </w:tr>
      <w:tr w:rsidR="00E93E71" w:rsidRPr="00E93E71" w14:paraId="5432E62C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232F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A25C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38.83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7A99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41.76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1FA7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42.86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1B32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31.87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63449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45.168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B829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nad4L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EA37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53.57905</w:t>
            </w:r>
          </w:p>
        </w:tc>
      </w:tr>
      <w:tr w:rsidR="00E93E71" w:rsidRPr="00E93E71" w14:paraId="2BF193FE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5182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D494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40.97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A19F0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44.67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DE49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42.63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1879F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35.62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B8FE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52.822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BAFD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488D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55.9253</w:t>
            </w:r>
          </w:p>
        </w:tc>
      </w:tr>
      <w:tr w:rsidR="00E93E71" w:rsidRPr="00E93E71" w14:paraId="77D6F576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7377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8837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39.16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72F0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42.72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6453D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35.44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07A5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39.32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1B69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53.514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6AE8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3289A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57.86242</w:t>
            </w:r>
          </w:p>
        </w:tc>
      </w:tr>
      <w:tr w:rsidR="00E93E71" w:rsidRPr="00E93E71" w14:paraId="2398D470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39DB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6340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43.63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77D8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55.19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7CE0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44.56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8CE7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31.14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5B43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49.221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EE3D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D87F5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53.08705</w:t>
            </w:r>
          </w:p>
        </w:tc>
      </w:tr>
      <w:tr w:rsidR="00E93E71" w:rsidRPr="00E93E71" w14:paraId="741324C3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AA54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427CE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41.36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EEFB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50.79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FA0C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38.74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C846A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34.55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AD29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59.738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7D38C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903C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55.29028</w:t>
            </w:r>
          </w:p>
        </w:tc>
      </w:tr>
      <w:tr w:rsidR="00E93E71" w:rsidRPr="00E93E71" w14:paraId="22881008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6388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2D42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41.67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2B35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48.4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6E72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35.64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E6ED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40.96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1F771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56.051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780C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rpl5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4DFB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58.57367</w:t>
            </w:r>
          </w:p>
        </w:tc>
      </w:tr>
      <w:tr w:rsidR="00E93E71" w:rsidRPr="00E93E71" w14:paraId="32E4A4FD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BC97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CD9E4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42.68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3E93F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47.56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E3F3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C40C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36.59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EE33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0BB8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rpl10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638F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56.47385</w:t>
            </w:r>
          </w:p>
        </w:tc>
      </w:tr>
      <w:tr w:rsidR="00E93E71" w:rsidRPr="00E93E71" w14:paraId="7E93AF7E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A538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439A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43.43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508C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45.87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4D66F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40.37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515C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44.04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18EF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50.106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7915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FCC7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59.62784</w:t>
            </w:r>
          </w:p>
        </w:tc>
      </w:tr>
      <w:tr w:rsidR="00E93E71" w:rsidRPr="00E93E71" w14:paraId="22ECD3A4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C072C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1106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42.62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DEB81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8A96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717C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8EF5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59.126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2843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81BB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59.43459</w:t>
            </w:r>
          </w:p>
        </w:tc>
      </w:tr>
      <w:tr w:rsidR="00E93E71" w:rsidRPr="00E93E71" w14:paraId="55F8F569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FF3F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F768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39.45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3794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40.97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171C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41.26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62A2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C95C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52.172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ACB3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1A66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56.2001</w:t>
            </w:r>
          </w:p>
        </w:tc>
      </w:tr>
      <w:tr w:rsidR="00E93E71" w:rsidRPr="00E93E71" w14:paraId="647ED698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BA81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B75B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43.65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073C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52.38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77CC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45.24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9C68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33.33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362F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55.998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8AA3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7164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54.53121</w:t>
            </w:r>
          </w:p>
        </w:tc>
      </w:tr>
      <w:tr w:rsidR="00E93E71" w:rsidRPr="00E93E71" w14:paraId="4B262F64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B6A8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2605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42.22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68BF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51.11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59DD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28.89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5F42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46.67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4B0D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49.976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03FA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6E1E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60.21057</w:t>
            </w:r>
          </w:p>
        </w:tc>
      </w:tr>
      <w:tr w:rsidR="00E93E71" w:rsidRPr="00E93E71" w14:paraId="096FE986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4F78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9CF7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37.38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8C9A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37.38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C885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35.51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987EA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39.25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F93D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42.827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7DB1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sdh3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D443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57.82991</w:t>
            </w:r>
          </w:p>
        </w:tc>
      </w:tr>
      <w:tr w:rsidR="00E93E71" w:rsidRPr="00E93E71" w14:paraId="0C8F1AF5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E7BD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OM283814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1CFD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38.35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FDBD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2052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32.33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B68A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42.11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6B9CB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47.536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674F6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sdh4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EDE9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59.01194</w:t>
            </w:r>
          </w:p>
        </w:tc>
      </w:tr>
      <w:tr w:rsidR="00E93E71" w:rsidRPr="00E93E71" w14:paraId="43480FE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9EE6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B447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45.69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D709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56.86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59DB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41.96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019F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38.24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12A8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53.892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9DC1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DDC7D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57.34208</w:t>
            </w:r>
          </w:p>
        </w:tc>
      </w:tr>
      <w:tr w:rsidR="00E93E71" w:rsidRPr="00E93E71" w14:paraId="16E84E1F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97868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0F94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42.83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80BE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46.63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CB6F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42.49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30D3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F1D1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C165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0A07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57.89015</w:t>
            </w:r>
          </w:p>
        </w:tc>
      </w:tr>
      <w:tr w:rsidR="00E93E71" w:rsidRPr="00E93E71" w14:paraId="6F45F3B4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9B5C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F8E2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42.83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E29F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46.63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DC05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42.49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916B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82E2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0538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1DFD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57.89015</w:t>
            </w:r>
          </w:p>
        </w:tc>
      </w:tr>
      <w:tr w:rsidR="00E93E71" w:rsidRPr="00E93E71" w14:paraId="3FD48D29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3391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265E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39.04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9BFF0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3542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37.76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1621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32.87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D167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56.964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30A8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895B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54.23608</w:t>
            </w:r>
          </w:p>
        </w:tc>
      </w:tr>
      <w:tr w:rsidR="00E93E71" w:rsidRPr="00E93E71" w14:paraId="2B3016B5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8252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6190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41.25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B869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36.25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7801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39.38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8AF8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48.12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53372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54.85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77638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1164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60.39932</w:t>
            </w:r>
          </w:p>
        </w:tc>
      </w:tr>
      <w:tr w:rsidR="00E93E71" w:rsidRPr="00E93E71" w14:paraId="31ECA2B1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3ECB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D86A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44.72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3312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47.56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21440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51.22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3C072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35.37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EC379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33.447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C96E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71FD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55.77965</w:t>
            </w:r>
          </w:p>
        </w:tc>
      </w:tr>
      <w:tr w:rsidR="00E93E71" w:rsidRPr="00E93E71" w14:paraId="7BC14FD6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A2D4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6DEF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41.71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5A1F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45.89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29B6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45.41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18E9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33.82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9446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53.787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2DB3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ccmB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CFDF9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54.84034</w:t>
            </w:r>
          </w:p>
        </w:tc>
      </w:tr>
      <w:tr w:rsidR="00E93E71" w:rsidRPr="00E93E71" w14:paraId="68687552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0B67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05999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41.71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35C2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45.89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3138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45.41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0969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33.82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D8D9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53.787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EEF2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ccmB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924E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54.84034</w:t>
            </w:r>
          </w:p>
        </w:tc>
      </w:tr>
      <w:tr w:rsidR="00E93E71" w:rsidRPr="00E93E71" w14:paraId="56F4ABC7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9C3B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6707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43.88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9654E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46.76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43EE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47.12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D9F4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37.77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4103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49.962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F6C1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ccmC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1B0B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57.1035</w:t>
            </w:r>
          </w:p>
        </w:tc>
      </w:tr>
      <w:tr w:rsidR="00E93E71" w:rsidRPr="00E93E71" w14:paraId="129B8F8E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EC89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1ED6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43.88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E144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46.76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D1C6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47.12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638E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37.77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218A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49.962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98F95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ccmC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A15DE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57.1035</w:t>
            </w:r>
          </w:p>
        </w:tc>
      </w:tr>
      <w:tr w:rsidR="00E93E71" w:rsidRPr="00E93E71" w14:paraId="5123230E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EF60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05FC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45.18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71FD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48.34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D976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44.81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B646E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9CDE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58.916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CD82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ccmFC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E3E9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59.10728</w:t>
            </w:r>
          </w:p>
        </w:tc>
      </w:tr>
      <w:tr w:rsidR="00E93E71" w:rsidRPr="00E93E71" w14:paraId="175A3B24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4BCE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EFA0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46.21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B974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51.03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C7F8A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46.72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BFC4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40.86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A448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56.454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3B7E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ccmFN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1D52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58.53315</w:t>
            </w:r>
          </w:p>
        </w:tc>
      </w:tr>
      <w:tr w:rsidR="00E93E71" w:rsidRPr="00E93E71" w14:paraId="20DDA726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B99F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F447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40.27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1927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47.97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7CE34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39.85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7106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32.99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D067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52.949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DD4B1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cob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7492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54.31352</w:t>
            </w:r>
          </w:p>
        </w:tc>
      </w:tr>
      <w:tr w:rsidR="00E93E71" w:rsidRPr="00E93E71" w14:paraId="4675A704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211B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E095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42.47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A596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47.07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4A0B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43.29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6F76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37.05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D2F1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54.708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34399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cox1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1D3C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56.72439</w:t>
            </w:r>
          </w:p>
        </w:tc>
      </w:tr>
      <w:tr w:rsidR="00E93E71" w:rsidRPr="00E93E71" w14:paraId="72F4D3D3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952C1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9671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41.64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3C28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52.63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B911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9C81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31.58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EF98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53.107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4830C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cox2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2F4C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53.38479</w:t>
            </w:r>
          </w:p>
        </w:tc>
      </w:tr>
      <w:tr w:rsidR="00E93E71" w:rsidRPr="00E93E71" w14:paraId="5CF3DECD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F309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7590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42.23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0F7BC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B212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40.98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04D6E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34.21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5207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54.917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BC9E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cox3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C834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55.08234</w:t>
            </w:r>
          </w:p>
        </w:tc>
      </w:tr>
      <w:tr w:rsidR="00E93E71" w:rsidRPr="00E93E71" w14:paraId="513BD5F4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B7534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2F82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51.68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7BC5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51.98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09E2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45.27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054D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57.77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3ED6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57.764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6BFA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matR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3A84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59.21008</w:t>
            </w:r>
          </w:p>
        </w:tc>
      </w:tr>
      <w:tr w:rsidR="00E93E71" w:rsidRPr="00E93E71" w14:paraId="6FEB68AC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8BDEF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55DB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9AB2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43.97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8817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42.55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B7AD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43.97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443DF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52.974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9AE2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mttB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AF95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59.60822</w:t>
            </w:r>
          </w:p>
        </w:tc>
      </w:tr>
      <w:tr w:rsidR="00E93E71" w:rsidRPr="00E93E71" w14:paraId="18DF22B0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B7CE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94866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F53CB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43.97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2718E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42.55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39A1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43.97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6ADFA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52.974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12390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mttB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234A1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59.60822</w:t>
            </w:r>
          </w:p>
        </w:tc>
      </w:tr>
      <w:tr w:rsidR="00E93E71" w:rsidRPr="00E93E71" w14:paraId="1041D65C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27FD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F6D5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40.18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3783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52.45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A7408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38.65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43D0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29.45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5631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50.174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387D9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7083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51.91291</w:t>
            </w:r>
          </w:p>
        </w:tc>
      </w:tr>
      <w:tr w:rsidR="00E93E71" w:rsidRPr="00E93E71" w14:paraId="6DA6F6D5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C92E6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550D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39.54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A85B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E8C03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43.76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36FD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34.15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86BE8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52.096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94EE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52E1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55.04534</w:t>
            </w:r>
          </w:p>
        </w:tc>
      </w:tr>
      <w:tr w:rsidR="00E93E71" w:rsidRPr="00E93E71" w14:paraId="4A7BA03A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8439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5B53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36.69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61C7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37.82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9F6D2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34.45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C570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37.82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136EC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47.677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8E7E5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91E7E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57.12922</w:t>
            </w:r>
          </w:p>
        </w:tc>
      </w:tr>
      <w:tr w:rsidR="00E93E71" w:rsidRPr="00E93E71" w14:paraId="3530F7B8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BEBA3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9E3E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38.24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A248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43.75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7838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36.09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D353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34.88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E9BA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50.554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5288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FE5D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55.48932</w:t>
            </w:r>
          </w:p>
        </w:tc>
      </w:tr>
      <w:tr w:rsidR="00E93E71" w:rsidRPr="00E93E71" w14:paraId="436C9EE6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C116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57CA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38.83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C0EB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41.76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EADC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42.86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E410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31.87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276A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45.168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F945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nad4L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B21C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53.57905</w:t>
            </w:r>
          </w:p>
        </w:tc>
      </w:tr>
      <w:tr w:rsidR="00E93E71" w:rsidRPr="00E93E71" w14:paraId="3820D505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A6E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80BD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38.83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A1C3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41.76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99CBF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42.86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2AD0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31.87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5C24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45.168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A457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nad4L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7472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53.57905</w:t>
            </w:r>
          </w:p>
        </w:tc>
      </w:tr>
      <w:tr w:rsidR="00E93E71" w:rsidRPr="00E93E71" w14:paraId="18AFB295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8E96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FAE7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40.97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43FE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44.67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5523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42.63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910AF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35.62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F460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52.822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F5F2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C138E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55.9253</w:t>
            </w:r>
          </w:p>
        </w:tc>
      </w:tr>
      <w:tr w:rsidR="00E93E71" w:rsidRPr="00E93E71" w14:paraId="0ADAFD12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2C35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D9A5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39.16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676A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42.72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430BA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35.44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40DB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39.32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2E265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53.514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134F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AAAE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57.86242</w:t>
            </w:r>
          </w:p>
        </w:tc>
      </w:tr>
      <w:tr w:rsidR="00E93E71" w:rsidRPr="00E93E71" w14:paraId="6D46BBC0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B41E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C14C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43.63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5282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55.19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2133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44.56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7336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31.14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B4F1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49.221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25BB9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9B277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53.08705</w:t>
            </w:r>
          </w:p>
        </w:tc>
      </w:tr>
      <w:tr w:rsidR="00E93E71" w:rsidRPr="00E93E71" w14:paraId="73CC78C3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DB0A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FEDD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41.36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3F06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50.79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B5C9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38.74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BE25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34.55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753D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59.738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781AF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FA15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55.29028</w:t>
            </w:r>
          </w:p>
        </w:tc>
      </w:tr>
      <w:tr w:rsidR="00E93E71" w:rsidRPr="00E93E71" w14:paraId="70B4321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1D6F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07A9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41.36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CC3A9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50.79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17C9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38.74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67C3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34.55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18E48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59.738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4346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B756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55.29028</w:t>
            </w:r>
          </w:p>
        </w:tc>
      </w:tr>
      <w:tr w:rsidR="00E93E71" w:rsidRPr="00E93E71" w14:paraId="1C9CBBB7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3246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8612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41.67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3F7E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48.4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8B020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35.64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D8E86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40.96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9BEC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56.051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85A5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rpl5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DAB9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58.57367</w:t>
            </w:r>
          </w:p>
        </w:tc>
      </w:tr>
      <w:tr w:rsidR="00E93E71" w:rsidRPr="00E93E71" w14:paraId="3BC9B080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DA189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F6DF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42.68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B882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47.56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2588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8B9E5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36.59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570C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3621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rpl10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D7259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56.47385</w:t>
            </w:r>
          </w:p>
        </w:tc>
      </w:tr>
      <w:tr w:rsidR="00E93E71" w:rsidRPr="00E93E71" w14:paraId="11CB84E9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85038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4400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42.68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865E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47.56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9BB8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B68B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36.59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CB29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CCFD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rpl10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DEAF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56.47385</w:t>
            </w:r>
          </w:p>
        </w:tc>
      </w:tr>
      <w:tr w:rsidR="00E93E71" w:rsidRPr="00E93E71" w14:paraId="3FEB8F16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B6923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1360C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43.43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5941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45.87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F9E6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40.37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CEA7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44.04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B227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50.106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6A75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DDB81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59.62784</w:t>
            </w:r>
          </w:p>
        </w:tc>
      </w:tr>
      <w:tr w:rsidR="00E93E71" w:rsidRPr="00E93E71" w14:paraId="1F3EA0E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D253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8BFB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43.43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F8D1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45.87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3D13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40.37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9E177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44.04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77DC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50.106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05E9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5A461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59.62784</w:t>
            </w:r>
          </w:p>
        </w:tc>
      </w:tr>
      <w:tr w:rsidR="00E93E71" w:rsidRPr="00E93E71" w14:paraId="394B7E7A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0075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5DE9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42.62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8D56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F404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2EE8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5134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59.126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C2202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5948D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59.43459</w:t>
            </w:r>
          </w:p>
        </w:tc>
      </w:tr>
      <w:tr w:rsidR="00E93E71" w:rsidRPr="00E93E71" w14:paraId="4973E25D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3FCE2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4CB7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39.45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8D920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40.97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27160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41.26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56A2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454E6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52.172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E8EA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37B7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56.2001</w:t>
            </w:r>
          </w:p>
        </w:tc>
      </w:tr>
      <w:tr w:rsidR="00E93E71" w:rsidRPr="00E93E71" w14:paraId="71B2BEDE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FDFB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F6C98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43.65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DE35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52.38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722E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45.24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398E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33.33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E396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55.998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ACE99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99F5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54.53121</w:t>
            </w:r>
          </w:p>
        </w:tc>
      </w:tr>
      <w:tr w:rsidR="00E93E71" w:rsidRPr="00E93E71" w14:paraId="4BDABDAE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14AE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43EB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42.22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7AE0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51.11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B31E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28.89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F761F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46.67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4EC0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49.976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EEEE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0F10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60.21057</w:t>
            </w:r>
          </w:p>
        </w:tc>
      </w:tr>
      <w:tr w:rsidR="00E93E71" w:rsidRPr="00E93E71" w14:paraId="2869EEA9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BA1E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E6DF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37.38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D50C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37.38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1D1E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35.51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DF69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39.25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5AB64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42.827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ED7E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sdh3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E395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57.82991</w:t>
            </w:r>
          </w:p>
        </w:tc>
      </w:tr>
      <w:tr w:rsidR="00E93E71" w:rsidRPr="00E93E71" w14:paraId="7C83A922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5843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NC_053763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DFC0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38.35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9C44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AAED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32.33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1E43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42.11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CECB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47.536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2276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sdh4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FEB57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59.01194</w:t>
            </w:r>
          </w:p>
        </w:tc>
      </w:tr>
      <w:tr w:rsidR="00E93E71" w:rsidRPr="00E93E71" w14:paraId="641BC82C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C6B9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7A15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44.49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B6917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56.75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7D89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41.49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D594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35.23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6974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52.428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6C8F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C7EEA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55.69735</w:t>
            </w:r>
          </w:p>
        </w:tc>
      </w:tr>
      <w:tr w:rsidR="00E93E71" w:rsidRPr="00E93E71" w14:paraId="2FF24322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DB26B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8EF1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42.49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8BFB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46.11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0779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41.97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88FC6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39.38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8C54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4189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F573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57.89015</w:t>
            </w:r>
          </w:p>
        </w:tc>
      </w:tr>
      <w:tr w:rsidR="00E93E71" w:rsidRPr="00E93E71" w14:paraId="6A9150E1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063AE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DA72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40.42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3304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35.62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0FAB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38.12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E811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C187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56.405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8277E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E8C1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60.33036</w:t>
            </w:r>
          </w:p>
        </w:tc>
      </w:tr>
      <w:tr w:rsidR="00E93E71" w:rsidRPr="00E93E71" w14:paraId="77B95B3C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8B19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2A0C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45.93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E32A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48.78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6B0EE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52.44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6CD7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36.59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628F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36.356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FB0C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atp9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CA81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56.47385</w:t>
            </w:r>
          </w:p>
        </w:tc>
      </w:tr>
      <w:tr w:rsidR="00E93E71" w:rsidRPr="00E93E71" w14:paraId="4EC1BB97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EE07A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973D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41.71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CE63A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45.89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D13E5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45.89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1F03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33.33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A436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51.302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79A2B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ccmB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2F79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54.53121</w:t>
            </w:r>
          </w:p>
        </w:tc>
      </w:tr>
      <w:tr w:rsidR="00E93E71" w:rsidRPr="00E93E71" w14:paraId="06ACDE0F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6786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8509F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43.89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D065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45.05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9839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45.54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8EF2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41.09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0A60D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54.509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2C7A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ccmC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1B1B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58.62578</w:t>
            </w:r>
          </w:p>
        </w:tc>
      </w:tr>
      <w:tr w:rsidR="00E93E71" w:rsidRPr="00E93E71" w14:paraId="439073F9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F87B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56B8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45.68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A751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49.06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B519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44.34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6045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43.63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1077F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59.518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5E3D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ccmFc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37F8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59.50995</w:t>
            </w:r>
          </w:p>
        </w:tc>
      </w:tr>
      <w:tr w:rsidR="00E93E71" w:rsidRPr="00E93E71" w14:paraId="5809F74C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E030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803A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46.09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0025A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51.21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0924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46.38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903F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40.69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8ECF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55.999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7DDA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ccmFn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03DA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58.4634</w:t>
            </w:r>
          </w:p>
        </w:tc>
      </w:tr>
      <w:tr w:rsidR="00E93E71" w:rsidRPr="00E93E71" w14:paraId="6FA9E58E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1115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27A8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82D9D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48.45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CF12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41.24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CB81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F306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54.797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0EEE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cob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A0E0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55.79722</w:t>
            </w:r>
          </w:p>
        </w:tc>
      </w:tr>
      <w:tr w:rsidR="00E93E71" w:rsidRPr="00E93E71" w14:paraId="6E210821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87AC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C4BB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42.15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1704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47.49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CB0C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43.29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9FF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35.67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1558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52.753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7ABA6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cox1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D577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55.95422</w:t>
            </w:r>
          </w:p>
        </w:tc>
      </w:tr>
      <w:tr w:rsidR="00E93E71" w:rsidRPr="00E93E71" w14:paraId="2DEB3D02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1D81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BDF2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40.47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D554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52.53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6AE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38.13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BA96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30.74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E2A0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51.081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E6FE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cox2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807A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52.81337</w:t>
            </w:r>
          </w:p>
        </w:tc>
      </w:tr>
      <w:tr w:rsidR="00E93E71" w:rsidRPr="00E93E71" w14:paraId="201D4467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90424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C763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41.98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0DC1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51.13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79D8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40.98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3B2C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33.83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DD7C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54.762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CC21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cox3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DE3E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54.84659</w:t>
            </w:r>
          </w:p>
        </w:tc>
      </w:tr>
      <w:tr w:rsidR="00E93E71" w:rsidRPr="00E93E71" w14:paraId="2D825D13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5E65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2063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50.56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58D2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52.72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4DFD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43.51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C30A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55.44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3E9C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56.978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D944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matR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F093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59.87586</w:t>
            </w:r>
          </w:p>
        </w:tc>
      </w:tr>
      <w:tr w:rsidR="00E93E71" w:rsidRPr="00E93E71" w14:paraId="195FC147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97BA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A19D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44.23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CD913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44.49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9A5F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43.73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1595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44.49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7D193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53.546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C950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mttB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2D8BF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59.749</w:t>
            </w:r>
          </w:p>
        </w:tc>
      </w:tr>
      <w:tr w:rsidR="00E93E71" w:rsidRPr="00E93E71" w14:paraId="4AA320CF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670E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5F29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42.42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572AF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54.55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84FD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B226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32.73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4821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52.128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FAC1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9A7C6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54.14535</w:t>
            </w:r>
          </w:p>
        </w:tc>
      </w:tr>
      <w:tr w:rsidR="00E93E71" w:rsidRPr="00E93E71" w14:paraId="55E5C945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2E712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B8AC3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40.24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B4280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41.06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0712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44.92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B1D27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34.76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4DFC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52.627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98B0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6FB5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55.41727</w:t>
            </w:r>
          </w:p>
        </w:tc>
      </w:tr>
      <w:tr w:rsidR="00E93E71" w:rsidRPr="00E93E71" w14:paraId="4233975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7359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0577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36.13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8809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37.82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B082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34.45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53FF4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36.13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53B7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48.621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6CA3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8DAE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56.21706</w:t>
            </w:r>
          </w:p>
        </w:tc>
      </w:tr>
      <w:tr w:rsidR="00E93E71" w:rsidRPr="00E93E71" w14:paraId="135E8022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424F0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DFB37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37.98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58F5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43.43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9AB2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36.16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7855E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34.34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85660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49.362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8CB5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E123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55.16218</w:t>
            </w:r>
          </w:p>
        </w:tc>
      </w:tr>
      <w:tr w:rsidR="00E93E71" w:rsidRPr="00E93E71" w14:paraId="66DFDEC1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6674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3E65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39.87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8FE4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43.29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100F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41.33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E6BD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34.99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B800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51.853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3B687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40BA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55.55505</w:t>
            </w:r>
          </w:p>
        </w:tc>
      </w:tr>
      <w:tr w:rsidR="00E93E71" w:rsidRPr="00E93E71" w14:paraId="244481E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1913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BE10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39.16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5071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42.72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EAC2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35.92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EBB5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38.83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6DA4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52.944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049B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495B6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57.63126</w:t>
            </w:r>
          </w:p>
        </w:tc>
      </w:tr>
      <w:tr w:rsidR="00E93E71" w:rsidRPr="00E93E71" w14:paraId="05FBC597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8E5B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28DE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44.22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AB5B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55.95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98B9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44.56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DDBF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32.15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CECD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50.496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7114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FBA5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53.76507</w:t>
            </w:r>
          </w:p>
        </w:tc>
      </w:tr>
      <w:tr w:rsidR="00E93E71" w:rsidRPr="00E93E71" w14:paraId="4369BD8D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7F79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431FF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41.54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F4AF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50.79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A8FB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39.79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9022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34.03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375D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59.413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DA33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nad9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C099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54.9711</w:t>
            </w:r>
          </w:p>
        </w:tc>
      </w:tr>
      <w:tr w:rsidR="00E93E71" w:rsidRPr="00E93E71" w14:paraId="17817F07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9AB4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BBF1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51.09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EDE2F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8036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53.27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16732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49.4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DAED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60.064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91CA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rpl2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C6B6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60.48565</w:t>
            </w:r>
          </w:p>
        </w:tc>
      </w:tr>
      <w:tr w:rsidR="00E93E71" w:rsidRPr="00E93E71" w14:paraId="2AAB1B6E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F2E7E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B6E01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42.68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F5FB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47.56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6EFE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D57C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36.59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CC98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60.005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D0DC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rpl10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63FD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56.47385</w:t>
            </w:r>
          </w:p>
        </w:tc>
      </w:tr>
      <w:tr w:rsidR="00E93E71" w:rsidRPr="00E93E71" w14:paraId="5F0CE37B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8110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1C04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44.58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A97B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48.19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A718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50.6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0287D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34.94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2DCC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46.256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BF68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rpl16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ACD8F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55.52521</w:t>
            </w:r>
          </w:p>
        </w:tc>
      </w:tr>
      <w:tr w:rsidR="00E93E71" w:rsidRPr="00E93E71" w14:paraId="16AFF8CA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FDEC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20A6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42.88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6CFC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45.73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E4A3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1943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43.22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FEE5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52.245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6D90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059C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59.38499</w:t>
            </w:r>
          </w:p>
        </w:tc>
      </w:tr>
      <w:tr w:rsidR="00E93E71" w:rsidRPr="00E93E71" w14:paraId="12BB9F6E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80F4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F3C5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40.31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985FB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43.32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5BB8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41.88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7557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35.74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05F3E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53.181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B61C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3D0B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55.9946</w:t>
            </w:r>
          </w:p>
        </w:tc>
      </w:tr>
      <w:tr w:rsidR="00E93E71" w:rsidRPr="00E93E71" w14:paraId="5A5CC07A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FFE5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D8FC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39.39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25B6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43.64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A480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39.09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A0FC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35.45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5D34D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53.213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C00DD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rps10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EE75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55.82644</w:t>
            </w:r>
          </w:p>
        </w:tc>
      </w:tr>
      <w:tr w:rsidR="00E93E71" w:rsidRPr="00E93E71" w14:paraId="6866FD6F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50EF0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F7A5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42.33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4894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52.38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2914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45.24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C24A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29.37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664D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51.14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888D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5908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51.85624</w:t>
            </w:r>
          </w:p>
        </w:tc>
      </w:tr>
      <w:tr w:rsidR="00E93E71" w:rsidRPr="00E93E71" w14:paraId="33C3DB45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57C77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4C5B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34.76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1A0D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44.44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4747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37.61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56FB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22.22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CBCCA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40.294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23906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rps13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6FB4F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46.54128</w:t>
            </w:r>
          </w:p>
        </w:tc>
      </w:tr>
      <w:tr w:rsidR="00E93E71" w:rsidRPr="00E93E71" w14:paraId="23229449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FAA2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05E76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41.58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48DB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48.39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E6054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35.48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2711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40.86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9AC3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56.098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0959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rps15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8ADD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58.53315</w:t>
            </w:r>
          </w:p>
        </w:tc>
      </w:tr>
      <w:tr w:rsidR="00E93E71" w:rsidRPr="00E93E71" w14:paraId="31CA44EE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9F735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7FC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40</w:t>
            </w:r>
          </w:p>
        </w:tc>
        <w:tc>
          <w:tcPr>
            <w:tcW w:w="6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DEC9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38.95</w:t>
            </w: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9D5B2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47.37</w:t>
            </w:r>
          </w:p>
        </w:tc>
        <w:tc>
          <w:tcPr>
            <w:tcW w:w="6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7FEEC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33.68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B592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52.842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840E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rps19</w:t>
            </w:r>
          </w:p>
        </w:tc>
        <w:tc>
          <w:tcPr>
            <w:tcW w:w="5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FA56E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54.75258</w:t>
            </w:r>
          </w:p>
        </w:tc>
      </w:tr>
      <w:tr w:rsidR="00E67DAB" w:rsidRPr="00E93E71" w14:paraId="7192B154" w14:textId="77777777" w:rsidTr="007E6F7E">
        <w:trPr>
          <w:trHeight w:val="280"/>
        </w:trPr>
        <w:tc>
          <w:tcPr>
            <w:tcW w:w="76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C31B61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NC_023338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FE2590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38.6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F3F08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39.85</w:t>
            </w:r>
          </w:p>
        </w:tc>
        <w:tc>
          <w:tcPr>
            <w:tcW w:w="67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5F8ED5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32.33</w:t>
            </w:r>
          </w:p>
        </w:tc>
        <w:tc>
          <w:tcPr>
            <w:tcW w:w="69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F78448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43.61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9A7E39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50.53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E90FCD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i/>
                <w:iCs/>
                <w:sz w:val="22"/>
              </w:rPr>
            </w:pPr>
            <w:r w:rsidRPr="00E93E71">
              <w:rPr>
                <w:rFonts w:eastAsia="等线"/>
                <w:i/>
                <w:iCs/>
                <w:sz w:val="22"/>
              </w:rPr>
              <w:t>sdh4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0FDCB3" w14:textId="77777777" w:rsidR="00E67DAB" w:rsidRPr="00E93E71" w:rsidRDefault="00E67DAB" w:rsidP="00225D53">
            <w:pPr>
              <w:spacing w:before="0" w:after="0"/>
              <w:jc w:val="center"/>
              <w:rPr>
                <w:rFonts w:eastAsia="等线"/>
                <w:sz w:val="22"/>
              </w:rPr>
            </w:pPr>
            <w:r w:rsidRPr="00E93E71">
              <w:rPr>
                <w:rFonts w:eastAsia="等线"/>
                <w:sz w:val="22"/>
              </w:rPr>
              <w:t>59.50402</w:t>
            </w:r>
          </w:p>
        </w:tc>
      </w:tr>
    </w:tbl>
    <w:p w14:paraId="23A9D423" w14:textId="77777777" w:rsidR="00E67DAB" w:rsidRPr="00E93E71" w:rsidRDefault="00E67DAB" w:rsidP="00225D53">
      <w:pPr>
        <w:spacing w:before="0" w:after="0"/>
        <w:rPr>
          <w:sz w:val="22"/>
          <w:lang w:bidi="ar"/>
        </w:rPr>
      </w:pPr>
    </w:p>
    <w:p w14:paraId="33ABEF44" w14:textId="77777777" w:rsidR="00A26151" w:rsidRPr="00E93E71" w:rsidRDefault="00A26151" w:rsidP="00E67DAB">
      <w:pPr>
        <w:rPr>
          <w:rFonts w:cs="Times New Roman"/>
          <w:b/>
          <w:szCs w:val="24"/>
        </w:rPr>
        <w:sectPr w:rsidR="00A26151" w:rsidRPr="00E93E71" w:rsidSect="00D932F2">
          <w:pgSz w:w="15840" w:h="12240" w:orient="landscape"/>
          <w:pgMar w:top="1282" w:right="1138" w:bottom="1181" w:left="1138" w:header="720" w:footer="720" w:gutter="0"/>
          <w:cols w:space="720"/>
          <w:titlePg/>
          <w:docGrid w:linePitch="360"/>
        </w:sectPr>
      </w:pPr>
    </w:p>
    <w:p w14:paraId="453BF67E" w14:textId="6908E997" w:rsidR="00E67DAB" w:rsidRPr="00E93E71" w:rsidRDefault="00A26151" w:rsidP="007C1077">
      <w:pPr>
        <w:spacing w:before="0" w:afterLines="50" w:after="120"/>
        <w:rPr>
          <w:lang w:bidi="ar"/>
        </w:rPr>
      </w:pPr>
      <w:r w:rsidRPr="00E93E71">
        <w:rPr>
          <w:rFonts w:cs="Times New Roman"/>
          <w:b/>
          <w:szCs w:val="24"/>
        </w:rPr>
        <w:t>Supplementary Table 1</w:t>
      </w:r>
      <w:r w:rsidR="00B945C9" w:rsidRPr="00E93E71">
        <w:rPr>
          <w:rFonts w:cs="Times New Roman"/>
          <w:b/>
          <w:szCs w:val="24"/>
        </w:rPr>
        <w:t>4</w:t>
      </w:r>
      <w:r w:rsidRPr="00E93E71">
        <w:rPr>
          <w:rFonts w:cs="Times New Roman"/>
          <w:b/>
          <w:szCs w:val="24"/>
        </w:rPr>
        <w:t>.</w:t>
      </w:r>
      <w:r w:rsidR="00E67DAB" w:rsidRPr="00E93E71">
        <w:rPr>
          <w:lang w:bidi="ar"/>
        </w:rPr>
        <w:t xml:space="preserve"> </w:t>
      </w:r>
      <w:r w:rsidR="00E67DAB" w:rsidRPr="00E93E71">
        <w:t xml:space="preserve">Effective number of codons values of </w:t>
      </w:r>
      <w:r w:rsidR="00E67DAB" w:rsidRPr="00E93E71">
        <w:rPr>
          <w:lang w:bidi="ar"/>
        </w:rPr>
        <w:t xml:space="preserve">the genes from </w:t>
      </w:r>
      <w:del w:id="2" w:author="shen 建双" w:date="2022-07-31T15:43:00Z">
        <w:r w:rsidR="00E67DAB" w:rsidRPr="00E93E71" w:rsidDel="00C50182">
          <w:rPr>
            <w:lang w:bidi="ar"/>
          </w:rPr>
          <w:delText xml:space="preserve">12 </w:delText>
        </w:r>
      </w:del>
      <w:ins w:id="3" w:author="shen 建双" w:date="2022-07-31T15:43:00Z">
        <w:r w:rsidR="00C50182" w:rsidRPr="00E93E71">
          <w:rPr>
            <w:lang w:bidi="ar"/>
          </w:rPr>
          <w:t xml:space="preserve">15 </w:t>
        </w:r>
      </w:ins>
      <w:r w:rsidR="00E67DAB" w:rsidRPr="00E93E71">
        <w:rPr>
          <w:i/>
          <w:iCs/>
          <w:lang w:bidi="ar"/>
        </w:rPr>
        <w:t>Rhododendron</w:t>
      </w:r>
      <w:r w:rsidR="00E67DAB" w:rsidRPr="00E93E71">
        <w:rPr>
          <w:lang w:bidi="ar"/>
        </w:rPr>
        <w:t xml:space="preserve"> species chloroplast genomes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636"/>
        <w:gridCol w:w="1202"/>
        <w:gridCol w:w="1277"/>
        <w:gridCol w:w="1132"/>
        <w:gridCol w:w="1134"/>
        <w:gridCol w:w="991"/>
        <w:gridCol w:w="637"/>
        <w:gridCol w:w="716"/>
        <w:gridCol w:w="1052"/>
      </w:tblGrid>
      <w:tr w:rsidR="00E93E71" w:rsidRPr="00E93E71" w14:paraId="3440B006" w14:textId="77777777" w:rsidTr="00050486">
        <w:trPr>
          <w:trHeight w:val="280"/>
        </w:trPr>
        <w:tc>
          <w:tcPr>
            <w:tcW w:w="8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6BAB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Species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9ACD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 xml:space="preserve">GC all content </w:t>
            </w:r>
            <w:r w:rsidRPr="00E93E71">
              <w:rPr>
                <w:rFonts w:ascii="等线" w:eastAsia="等线" w:hAnsi="等线" w:cs="Times New Roman" w:hint="eastAsia"/>
                <w:sz w:val="22"/>
                <w:lang w:eastAsia="zh-CN"/>
              </w:rPr>
              <w:t>（</w:t>
            </w:r>
            <w:r w:rsidRPr="00E93E71">
              <w:rPr>
                <w:rFonts w:eastAsia="等线" w:cs="Times New Roman"/>
                <w:sz w:val="22"/>
                <w:lang w:eastAsia="zh-CN"/>
              </w:rPr>
              <w:t>%</w:t>
            </w:r>
            <w:r w:rsidRPr="00E93E71">
              <w:rPr>
                <w:rFonts w:ascii="等线" w:eastAsia="等线" w:hAnsi="等线" w:cs="Times New Roman" w:hint="eastAsia"/>
                <w:sz w:val="22"/>
                <w:lang w:eastAsia="zh-CN"/>
              </w:rPr>
              <w:t>）</w:t>
            </w:r>
          </w:p>
        </w:tc>
        <w:tc>
          <w:tcPr>
            <w:tcW w:w="6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C309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 xml:space="preserve">GC1 content </w:t>
            </w:r>
            <w:r w:rsidRPr="00E93E71">
              <w:rPr>
                <w:rFonts w:ascii="等线" w:eastAsia="等线" w:hAnsi="等线" w:cs="Times New Roman" w:hint="eastAsia"/>
                <w:sz w:val="22"/>
                <w:lang w:eastAsia="zh-CN"/>
              </w:rPr>
              <w:t>（</w:t>
            </w:r>
            <w:r w:rsidRPr="00E93E71">
              <w:rPr>
                <w:rFonts w:eastAsia="等线" w:cs="Times New Roman"/>
                <w:sz w:val="22"/>
                <w:lang w:eastAsia="zh-CN"/>
              </w:rPr>
              <w:t>%</w:t>
            </w:r>
            <w:r w:rsidRPr="00E93E71">
              <w:rPr>
                <w:rFonts w:ascii="等线" w:eastAsia="等线" w:hAnsi="等线" w:cs="Times New Roman" w:hint="eastAsia"/>
                <w:sz w:val="22"/>
                <w:lang w:eastAsia="zh-CN"/>
              </w:rPr>
              <w:t>）</w:t>
            </w: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40BC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 xml:space="preserve">GC2 content </w:t>
            </w:r>
            <w:r w:rsidRPr="00E93E71">
              <w:rPr>
                <w:rFonts w:ascii="等线" w:eastAsia="等线" w:hAnsi="等线" w:cs="Times New Roman" w:hint="eastAsia"/>
                <w:sz w:val="22"/>
                <w:lang w:eastAsia="zh-CN"/>
              </w:rPr>
              <w:t>（</w:t>
            </w:r>
            <w:r w:rsidRPr="00E93E71">
              <w:rPr>
                <w:rFonts w:eastAsia="等线" w:cs="Times New Roman"/>
                <w:sz w:val="22"/>
                <w:lang w:eastAsia="zh-CN"/>
              </w:rPr>
              <w:t>%</w:t>
            </w:r>
            <w:r w:rsidRPr="00E93E71">
              <w:rPr>
                <w:rFonts w:ascii="等线" w:eastAsia="等线" w:hAnsi="等线" w:cs="Times New Roman" w:hint="eastAsia"/>
                <w:sz w:val="22"/>
                <w:lang w:eastAsia="zh-CN"/>
              </w:rPr>
              <w:t>）</w:t>
            </w:r>
          </w:p>
        </w:tc>
        <w:tc>
          <w:tcPr>
            <w:tcW w:w="58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97F1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 xml:space="preserve">GC3 content </w:t>
            </w:r>
            <w:r w:rsidRPr="00E93E71">
              <w:rPr>
                <w:rFonts w:ascii="等线" w:eastAsia="等线" w:hAnsi="等线" w:cs="Times New Roman" w:hint="eastAsia"/>
                <w:sz w:val="22"/>
                <w:lang w:eastAsia="zh-CN"/>
              </w:rPr>
              <w:t>（</w:t>
            </w:r>
            <w:r w:rsidRPr="00E93E71">
              <w:rPr>
                <w:rFonts w:eastAsia="等线" w:cs="Times New Roman"/>
                <w:sz w:val="22"/>
                <w:lang w:eastAsia="zh-CN"/>
              </w:rPr>
              <w:t>%</w:t>
            </w:r>
            <w:r w:rsidRPr="00E93E71">
              <w:rPr>
                <w:rFonts w:ascii="等线" w:eastAsia="等线" w:hAnsi="等线" w:cs="Times New Roman" w:hint="eastAsia"/>
                <w:sz w:val="22"/>
                <w:lang w:eastAsia="zh-CN"/>
              </w:rPr>
              <w:t>）</w:t>
            </w:r>
          </w:p>
        </w:tc>
        <w:tc>
          <w:tcPr>
            <w:tcW w:w="50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1B33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ENC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9377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gene</w:t>
            </w:r>
          </w:p>
        </w:tc>
        <w:tc>
          <w:tcPr>
            <w:tcW w:w="36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5F97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ENC plot</w:t>
            </w:r>
          </w:p>
        </w:tc>
        <w:tc>
          <w:tcPr>
            <w:tcW w:w="53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3B33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ENC plot -ENC</w:t>
            </w:r>
          </w:p>
        </w:tc>
      </w:tr>
      <w:tr w:rsidR="00E93E71" w:rsidRPr="00E93E71" w14:paraId="4B3425A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ADA5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CCA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63F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EA4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36.72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3F2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A0D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53.447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DAF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accD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00D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54.17131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D14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0.724314345</w:t>
            </w:r>
          </w:p>
        </w:tc>
      </w:tr>
      <w:tr w:rsidR="00E93E71" w:rsidRPr="00E93E71" w14:paraId="024312F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95A3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8EB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EB1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54.33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B61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2E2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AD9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44.771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BC7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2A8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49.2424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C55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4.47140072</w:t>
            </w:r>
          </w:p>
        </w:tc>
      </w:tr>
      <w:tr w:rsidR="00E93E71" w:rsidRPr="00E93E71" w14:paraId="50CFA8C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B93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871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28D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4B0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E6C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5A7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A86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FE2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50.62483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DC2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4.307831035</w:t>
            </w:r>
          </w:p>
        </w:tc>
      </w:tr>
      <w:tr w:rsidR="00E93E71" w:rsidRPr="00E93E71" w14:paraId="146EBEF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8B49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858C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237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DAC3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814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C32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47.054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E43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27E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50.5883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D52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3.534303186</w:t>
            </w:r>
          </w:p>
        </w:tc>
      </w:tr>
      <w:tr w:rsidR="00E93E71" w:rsidRPr="00E93E71" w14:paraId="497EB60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A0CE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10E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6DB7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023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01B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465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DEF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C6DD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54.64541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3D73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9.153410099</w:t>
            </w:r>
          </w:p>
        </w:tc>
      </w:tr>
      <w:tr w:rsidR="00E93E71" w:rsidRPr="00E93E71" w14:paraId="2B284D8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1B35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EA7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A2F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3B9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1FB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8A5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51.174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6B09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548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50.9088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A60C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-0.265195476</w:t>
            </w:r>
          </w:p>
        </w:tc>
      </w:tr>
      <w:tr w:rsidR="00E93E71" w:rsidRPr="00E93E71" w14:paraId="103C58F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3C8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CA7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03C5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548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252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29.44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AEFA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46.049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982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2F3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51.90583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D4F1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5.856829597</w:t>
            </w:r>
          </w:p>
        </w:tc>
      </w:tr>
      <w:tr w:rsidR="00E93E71" w:rsidRPr="00E93E71" w14:paraId="4877F24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D25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542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B276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9DB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C643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27.73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7A8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47.907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C9B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7892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50.67592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65E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2.768924691</w:t>
            </w:r>
          </w:p>
        </w:tc>
      </w:tr>
      <w:tr w:rsidR="00E93E71" w:rsidRPr="00E93E71" w14:paraId="682E7FC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95CF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BCA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72F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495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21EB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27.73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5146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47.907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20C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B5BE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50.67592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4AD0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2.768924691</w:t>
            </w:r>
          </w:p>
        </w:tc>
      </w:tr>
      <w:tr w:rsidR="00E93E71" w:rsidRPr="00E93E71" w14:paraId="7ADB38A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963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633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1067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065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0561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885C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EBB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550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FD92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7.620241141</w:t>
            </w:r>
          </w:p>
        </w:tc>
      </w:tr>
      <w:tr w:rsidR="00E93E71" w:rsidRPr="00E93E71" w14:paraId="1C5F68F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1852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0F2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0E8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381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D50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B3A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0D5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7C8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943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7.620241141</w:t>
            </w:r>
          </w:p>
        </w:tc>
      </w:tr>
      <w:tr w:rsidR="00E93E71" w:rsidRPr="00E93E71" w14:paraId="359D918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A70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A40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800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AD6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A8B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3D9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54.141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DE5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infA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F85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49.10779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929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-5.033206193</w:t>
            </w:r>
          </w:p>
        </w:tc>
      </w:tr>
      <w:tr w:rsidR="00E93E71" w:rsidRPr="00E93E71" w14:paraId="41FFF70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48B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C22A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581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541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3C5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3231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47.374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CE5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matK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F43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50.44926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C61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3.075255793</w:t>
            </w:r>
          </w:p>
        </w:tc>
      </w:tr>
      <w:tr w:rsidR="00E93E71" w:rsidRPr="00E93E71" w14:paraId="329DD41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514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E7D7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932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51A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93A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7C6D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602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1789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46.35821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B45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4.712212705</w:t>
            </w:r>
          </w:p>
        </w:tc>
      </w:tr>
      <w:tr w:rsidR="00E93E71" w:rsidRPr="00E93E71" w14:paraId="1EC5DDF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E56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E94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C00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4CE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03F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765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A40A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3046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46.35821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C96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4.712212705</w:t>
            </w:r>
          </w:p>
        </w:tc>
      </w:tr>
      <w:tr w:rsidR="00E93E71" w:rsidRPr="00E93E71" w14:paraId="4E8ABCB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18B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BFD1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2DB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29E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37.93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AF4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D3B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46.918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73D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8A5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53.69881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ED4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6.780811797</w:t>
            </w:r>
          </w:p>
        </w:tc>
      </w:tr>
      <w:tr w:rsidR="00E93E71" w:rsidRPr="00E93E71" w14:paraId="79A07B1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6C3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491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AD6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7CA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397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784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6B6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4F6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49.73385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FC2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-6.353148423</w:t>
            </w:r>
          </w:p>
        </w:tc>
      </w:tr>
      <w:tr w:rsidR="00E93E71" w:rsidRPr="00E93E71" w14:paraId="238FBCA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F65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0A7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9D0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522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89A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A70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E34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FAE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51.16216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FBD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5.796161911</w:t>
            </w:r>
          </w:p>
        </w:tc>
      </w:tr>
      <w:tr w:rsidR="00E93E71" w:rsidRPr="00E93E71" w14:paraId="3749CBA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532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3BF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5E8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A79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B5E2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CD7E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3EC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6B2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51.16216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2BFB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5.796161911</w:t>
            </w:r>
          </w:p>
        </w:tc>
      </w:tr>
      <w:tr w:rsidR="00E93E71" w:rsidRPr="00E93E71" w14:paraId="6F23F7F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6A1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FAC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C5EE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6E5E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08C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9626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5C80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AB9D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901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9.121929252</w:t>
            </w:r>
          </w:p>
        </w:tc>
      </w:tr>
      <w:tr w:rsidR="00E93E71" w:rsidRPr="00E93E71" w14:paraId="422BD23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D80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60BA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781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949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69B4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2C9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42C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202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E14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9.121929252</w:t>
            </w:r>
          </w:p>
        </w:tc>
      </w:tr>
      <w:tr w:rsidR="00E93E71" w:rsidRPr="00E93E71" w14:paraId="784616B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B75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38FF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32.13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EB8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B84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6FCA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ADF2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46AE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6D8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48.34858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453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5.708583016</w:t>
            </w:r>
          </w:p>
        </w:tc>
      </w:tr>
      <w:tr w:rsidR="00E93E71" w:rsidRPr="00E93E71" w14:paraId="4118447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1C7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AC07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9733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A05F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667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493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1B3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3BE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5F10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-0.333628448</w:t>
            </w:r>
          </w:p>
        </w:tc>
      </w:tr>
      <w:tr w:rsidR="00E93E71" w:rsidRPr="00E93E71" w14:paraId="11E115C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734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2EB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E69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0ED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15B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8A3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6F5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2EA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1C9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-0.333628448</w:t>
            </w:r>
          </w:p>
        </w:tc>
      </w:tr>
      <w:tr w:rsidR="00E93E71" w:rsidRPr="00E93E71" w14:paraId="7AD854E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E64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E21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5D5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C07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8AE5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662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5BE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433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30B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E93E71" w:rsidRPr="00E93E71" w14:paraId="4C01091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EA3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550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A0E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40D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055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210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A04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7A1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0D0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E93E71" w:rsidRPr="00E93E71" w14:paraId="2068ED1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72F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710B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FA6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C7D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6BEA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11AF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CC6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D85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8DF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E93E71" w:rsidRPr="00E93E71" w14:paraId="7674852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5B91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94E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B6EA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837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5A6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732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7FBC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CB9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145E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E93E71" w:rsidRPr="00E93E71" w14:paraId="62D708D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24F6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40A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99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322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B84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564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46.076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CAC4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BA3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51.99068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170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5.914684669</w:t>
            </w:r>
          </w:p>
        </w:tc>
      </w:tr>
      <w:tr w:rsidR="00E93E71" w:rsidRPr="00E93E71" w14:paraId="0CABFA3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79EC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75C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475F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D13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42EE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25.22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AD3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793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526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48.81538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21D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-2.359618773</w:t>
            </w:r>
          </w:p>
        </w:tc>
      </w:tr>
      <w:tr w:rsidR="00E93E71" w:rsidRPr="00E93E71" w14:paraId="365BCF2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AAA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EDC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2F11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D71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D85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A79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49.848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B4B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FE5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53.72534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3A7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3.877338387</w:t>
            </w:r>
          </w:p>
        </w:tc>
      </w:tr>
      <w:tr w:rsidR="00E93E71" w:rsidRPr="00E93E71" w14:paraId="55B8559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5C3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4C2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A33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BB5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96A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DA7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49.848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67B0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E96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53.72534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352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3.877338387</w:t>
            </w:r>
          </w:p>
        </w:tc>
      </w:tr>
      <w:tr w:rsidR="00E93E71" w:rsidRPr="00E93E71" w14:paraId="1225161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B78B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134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BE1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1C2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9D91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2D0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44.342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429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E57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50.71239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5DB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6.370387453</w:t>
            </w:r>
          </w:p>
        </w:tc>
      </w:tr>
      <w:tr w:rsidR="00E93E71" w:rsidRPr="00E93E71" w14:paraId="166EFC5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DC7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75D9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5F8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9D2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CDD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23.12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6CE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45.237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83A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083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47.22684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FFBF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1.989840698</w:t>
            </w:r>
          </w:p>
        </w:tc>
      </w:tr>
      <w:tr w:rsidR="00E93E71" w:rsidRPr="00E93E71" w14:paraId="1DAB07F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249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614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D2D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5AE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829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39B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95ED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44A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1E9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4.519302359</w:t>
            </w:r>
          </w:p>
        </w:tc>
      </w:tr>
      <w:tr w:rsidR="00E93E71" w:rsidRPr="00E93E71" w14:paraId="7F0B192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E47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A59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C7D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A42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54A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614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46A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676B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46.28191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69B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-9.218087523</w:t>
            </w:r>
          </w:p>
        </w:tc>
      </w:tr>
      <w:tr w:rsidR="00E93E71" w:rsidRPr="00E93E71" w14:paraId="14C7A3F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D134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5CD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4DE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959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947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D9D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30.698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EBD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B71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10A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21.602</w:t>
            </w:r>
          </w:p>
        </w:tc>
      </w:tr>
      <w:tr w:rsidR="00E93E71" w:rsidRPr="00E93E71" w14:paraId="18A271F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A49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43B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2EE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931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8A1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5DE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50.489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4C1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3DA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54.16483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645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3.675825677</w:t>
            </w:r>
          </w:p>
        </w:tc>
      </w:tr>
      <w:tr w:rsidR="00E93E71" w:rsidRPr="00E93E71" w14:paraId="28A0E35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C07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B09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40.82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980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9C2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9C1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AF4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48.181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F5B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7F3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52.90948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EBE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4.728475383</w:t>
            </w:r>
          </w:p>
        </w:tc>
      </w:tr>
      <w:tr w:rsidR="00E93E71" w:rsidRPr="00E93E71" w14:paraId="38FE200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D67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4FB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E60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59F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BEF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0E5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52.531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9BC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09C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F3F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-2.515839759</w:t>
            </w:r>
          </w:p>
        </w:tc>
      </w:tr>
      <w:tr w:rsidR="00E93E71" w:rsidRPr="00E93E71" w14:paraId="12A4A9A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EFC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59C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9FA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3E37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D9D9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F7D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52.531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2EAC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242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2E3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-2.515839759</w:t>
            </w:r>
          </w:p>
        </w:tc>
      </w:tr>
      <w:tr w:rsidR="00E93E71" w:rsidRPr="00E93E71" w14:paraId="09F86F4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E17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B7F2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E896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F2E0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BC6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CC3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53E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AFB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550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E93E71" w:rsidRPr="00E93E71" w14:paraId="187DCEF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D0FA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31D9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72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4BC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FC9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F2C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7CF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676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FC7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E93E71" w:rsidRPr="00E93E71" w14:paraId="651E0E1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95B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1D1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41.34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68C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E9F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5AA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F81C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67C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924C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52.84773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8DEF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11.28173339</w:t>
            </w:r>
          </w:p>
        </w:tc>
      </w:tr>
      <w:tr w:rsidR="00E93E71" w:rsidRPr="00E93E71" w14:paraId="2052BCD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F08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763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1EEC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E15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B9F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14F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C47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9609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53.28369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906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4.744686767</w:t>
            </w:r>
          </w:p>
        </w:tc>
      </w:tr>
      <w:tr w:rsidR="00E93E71" w:rsidRPr="00E93E71" w14:paraId="710AA84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29C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E6D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950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6F4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0CF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3C9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45.006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8C5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7BC5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53.71208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898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8.706079057</w:t>
            </w:r>
          </w:p>
        </w:tc>
      </w:tr>
      <w:tr w:rsidR="00E93E71" w:rsidRPr="00E93E71" w14:paraId="5A96DC6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609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DC0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C650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8C1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35D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BA2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46.188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BF7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595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53.98883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513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7.80083317</w:t>
            </w:r>
          </w:p>
        </w:tc>
      </w:tr>
      <w:tr w:rsidR="00E93E71" w:rsidRPr="00E93E71" w14:paraId="7DF10FC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91FE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B14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FCB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E62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3C91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ADFD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0EB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992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428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4.471211875</w:t>
            </w:r>
          </w:p>
        </w:tc>
      </w:tr>
      <w:tr w:rsidR="00E93E71" w:rsidRPr="00E93E71" w14:paraId="2D2AE17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685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7B6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D030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CF1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E966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02A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4322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C33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A93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4.65</w:t>
            </w:r>
          </w:p>
        </w:tc>
      </w:tr>
      <w:tr w:rsidR="00E93E71" w:rsidRPr="00E93E71" w14:paraId="7A64A61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771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5F0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8B26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502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5E2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04E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42.805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332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C3D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51.14772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E9A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8.34272388</w:t>
            </w:r>
          </w:p>
        </w:tc>
      </w:tr>
      <w:tr w:rsidR="00E93E71" w:rsidRPr="00E93E71" w14:paraId="6FB17B8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402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9A7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E17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25A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922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C35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D3F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5C8E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DFCC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22.8906897</w:t>
            </w:r>
          </w:p>
        </w:tc>
      </w:tr>
      <w:tr w:rsidR="00E93E71" w:rsidRPr="00E93E71" w14:paraId="3808E47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C20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DA1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B1B1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5CE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F1A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C30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9924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4CD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51.78527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2B3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15.82126637</w:t>
            </w:r>
          </w:p>
        </w:tc>
      </w:tr>
      <w:tr w:rsidR="00E93E71" w:rsidRPr="00E93E71" w14:paraId="012118A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05F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D612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E89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5EC6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5BA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9D8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51.871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CC18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744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55.84394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4E04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3.972944876</w:t>
            </w:r>
          </w:p>
        </w:tc>
      </w:tr>
      <w:tr w:rsidR="00E93E71" w:rsidRPr="00E93E71" w14:paraId="5919A38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A81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1A05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5D4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D7D0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32D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EB9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3D4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AF7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56.08638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D77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3.293383551</w:t>
            </w:r>
          </w:p>
        </w:tc>
      </w:tr>
      <w:tr w:rsidR="00E93E71" w:rsidRPr="00E93E71" w14:paraId="683F22D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A24F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001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ADED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6AAD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FF2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17.14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E3E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EC9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psbM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380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42.67669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FD23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-4.323313026</w:t>
            </w:r>
          </w:p>
        </w:tc>
      </w:tr>
      <w:tr w:rsidR="00E93E71" w:rsidRPr="00E93E71" w14:paraId="28E3D9C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9BB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431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466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CB2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864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836D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3E6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42A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53.54567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EEB6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7.525673867</w:t>
            </w:r>
          </w:p>
        </w:tc>
      </w:tr>
      <w:tr w:rsidR="00E93E71" w:rsidRPr="00E93E71" w14:paraId="7A5C6A1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67E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30B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9FA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B3AA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BCE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D96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56.893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9BF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psbT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D4B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225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-2.361788125</w:t>
            </w:r>
          </w:p>
        </w:tc>
      </w:tr>
      <w:tr w:rsidR="00E93E71" w:rsidRPr="00E93E71" w14:paraId="1C2EF4D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FB5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596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D8A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222E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2F7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177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46.925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4BEA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psbZ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328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50.12584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A3E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3.200842687</w:t>
            </w:r>
          </w:p>
        </w:tc>
      </w:tr>
      <w:tr w:rsidR="00E93E71" w:rsidRPr="00E93E71" w14:paraId="2635834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32C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5C3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43.56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A4A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58.61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CE5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DDB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CBB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46.912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BB9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rbcL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99C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51.58582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123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4.673816622</w:t>
            </w:r>
          </w:p>
        </w:tc>
      </w:tr>
      <w:tr w:rsidR="00E93E71" w:rsidRPr="00E93E71" w14:paraId="3935D49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FAA1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012A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B81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74E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74E6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29.85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9CD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34D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1B6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52.19488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97F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1.824878985</w:t>
            </w:r>
          </w:p>
        </w:tc>
      </w:tr>
      <w:tr w:rsidR="00E93E71" w:rsidRPr="00E93E71" w14:paraId="1FD9BD2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964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1450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890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E4F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EDCC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969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50.124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EFD1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429F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50.33922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D74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0.215217696</w:t>
            </w:r>
          </w:p>
        </w:tc>
      </w:tr>
      <w:tr w:rsidR="00E93E71" w:rsidRPr="00E93E71" w14:paraId="5EA4753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B83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ACD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2A69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E84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C1B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BA5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44.87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B9E5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A876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51.55724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CF3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6.687237022</w:t>
            </w:r>
          </w:p>
        </w:tc>
      </w:tr>
      <w:tr w:rsidR="00E93E71" w:rsidRPr="00E93E71" w14:paraId="42E81B3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0C0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E76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5A7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7BF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972B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24.52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C33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D91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7F95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48.2882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959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5.613195139</w:t>
            </w:r>
          </w:p>
        </w:tc>
      </w:tr>
      <w:tr w:rsidR="00E93E71" w:rsidRPr="00E93E71" w14:paraId="586D8B6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81D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D33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F0F7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59AC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4BE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3FC2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49.603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0E3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1F0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47.86461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6EA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-1.738391504</w:t>
            </w:r>
          </w:p>
        </w:tc>
      </w:tr>
      <w:tr w:rsidR="00E93E71" w:rsidRPr="00E93E71" w14:paraId="5FB3289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A14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299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A97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2EA3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BC8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CE0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CB53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F9C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534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E93E71" w:rsidRPr="00E93E71" w14:paraId="2B5CAE2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9D7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E08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049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2EFA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F6C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5FB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203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008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315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E93E71" w:rsidRPr="00E93E71" w14:paraId="26E7A42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92F5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4D5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CF73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7D8D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E77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6D90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52.036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42FC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134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57.23637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71A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5.200369213</w:t>
            </w:r>
          </w:p>
        </w:tc>
      </w:tr>
      <w:tr w:rsidR="00E93E71" w:rsidRPr="00E93E71" w14:paraId="6408DD8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24D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BDC5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1FD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A9F3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A97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733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26.489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09E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04FA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007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21.16330236</w:t>
            </w:r>
          </w:p>
        </w:tc>
      </w:tr>
      <w:tr w:rsidR="00E93E71" w:rsidRPr="00E93E71" w14:paraId="74C50D6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66C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A9A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BE6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D52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237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25.18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831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45.309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B5E0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7B2B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48.78533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33E4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3.476334119</w:t>
            </w:r>
          </w:p>
        </w:tc>
      </w:tr>
      <w:tr w:rsidR="00E93E71" w:rsidRPr="00E93E71" w14:paraId="6674F2A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002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4AE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867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721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011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BCC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C0E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798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51.07546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09A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2.669460938</w:t>
            </w:r>
          </w:p>
        </w:tc>
      </w:tr>
      <w:tr w:rsidR="00E93E71" w:rsidRPr="00E93E71" w14:paraId="68600D9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EE2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A5EA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EC3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667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DDE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27.18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026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48.284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24F1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13B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50.27309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AB5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1.989086037</w:t>
            </w:r>
          </w:p>
        </w:tc>
      </w:tr>
      <w:tr w:rsidR="00E93E71" w:rsidRPr="00E93E71" w14:paraId="5C96566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71E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C50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FD1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598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36.76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F42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28.52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12E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49.628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49C4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BA5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51.24869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B7D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1.620686881</w:t>
            </w:r>
          </w:p>
        </w:tc>
      </w:tr>
      <w:tr w:rsidR="00E93E71" w:rsidRPr="00E93E71" w14:paraId="24649CE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7D3E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81E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02E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41.95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CFA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CC8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6A7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5A7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8A9A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52.06124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523F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1.53123729</w:t>
            </w:r>
          </w:p>
        </w:tc>
      </w:tr>
      <w:tr w:rsidR="00E93E71" w:rsidRPr="00E93E71" w14:paraId="6BE138E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39F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CC0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40B7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4F7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77A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4EF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48.689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994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4E60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47.28768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61B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-1.401317391</w:t>
            </w:r>
          </w:p>
        </w:tc>
      </w:tr>
      <w:tr w:rsidR="00E93E71" w:rsidRPr="00E93E71" w14:paraId="0EBF74C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1B6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488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94C5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234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632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25.84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D66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F5B1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D00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49.27975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411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0.628749898</w:t>
            </w:r>
          </w:p>
        </w:tc>
      </w:tr>
      <w:tr w:rsidR="00E93E71" w:rsidRPr="00E93E71" w14:paraId="59C3DA9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FA8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87E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87F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011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064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723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40A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7DA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780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2.295</w:t>
            </w:r>
          </w:p>
        </w:tc>
      </w:tr>
      <w:tr w:rsidR="00E93E71" w:rsidRPr="00E93E71" w14:paraId="27C71A5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550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C79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F5F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501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64A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22.56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FD3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44.946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387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1C1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46.80047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F8F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1.854474969</w:t>
            </w:r>
          </w:p>
        </w:tc>
      </w:tr>
      <w:tr w:rsidR="00E93E71" w:rsidRPr="00E93E71" w14:paraId="4692DBB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4B17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BF9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B4A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2C3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62D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529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51.001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8290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F82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46.05296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A7CD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-4.948044933</w:t>
            </w:r>
          </w:p>
        </w:tc>
      </w:tr>
      <w:tr w:rsidR="00E93E71" w:rsidRPr="00E93E71" w14:paraId="7410037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358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6693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41.94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576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DC84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FE0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2FF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A1CF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AA41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51.61437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550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7.581374785</w:t>
            </w:r>
          </w:p>
        </w:tc>
      </w:tr>
      <w:tr w:rsidR="00E93E71" w:rsidRPr="00E93E71" w14:paraId="560C08B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62E3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045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92E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238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29DD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224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43.475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20F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550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54.74001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D47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11.26500823</w:t>
            </w:r>
          </w:p>
        </w:tc>
      </w:tr>
      <w:tr w:rsidR="00E93E71" w:rsidRPr="00E93E71" w14:paraId="628FA02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792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644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AA9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7D71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73B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8F7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EFC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DE0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E112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-4.473576284</w:t>
            </w:r>
          </w:p>
        </w:tc>
      </w:tr>
      <w:tr w:rsidR="00E93E71" w:rsidRPr="00E93E71" w14:paraId="76DAAB1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ECD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0A9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41E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2E4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141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262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911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30C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714E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-4.473576284</w:t>
            </w:r>
          </w:p>
        </w:tc>
      </w:tr>
      <w:tr w:rsidR="00E93E71" w:rsidRPr="00E93E71" w14:paraId="7EF2AC4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3CA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510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5CC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8E3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183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B75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376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848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45.19036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630C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-4.999643088</w:t>
            </w:r>
          </w:p>
        </w:tc>
      </w:tr>
      <w:tr w:rsidR="00E93E71" w:rsidRPr="00E93E71" w14:paraId="3C15F6F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7AF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D0D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AB3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14C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510C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A9C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5B2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752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45.19036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6A8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-4.999643088</w:t>
            </w:r>
          </w:p>
        </w:tc>
      </w:tr>
      <w:tr w:rsidR="00E93E71" w:rsidRPr="00E93E71" w14:paraId="06C2E1B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05A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5EB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82F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0C9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AA8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25.23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B0C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1B9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01E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48.82289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DB7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10.25589143</w:t>
            </w:r>
          </w:p>
        </w:tc>
      </w:tr>
      <w:tr w:rsidR="00E93E71" w:rsidRPr="00E93E71" w14:paraId="2D51F04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99A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E87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2D9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AE90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905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4DD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A8B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535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51.58582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4CA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-0.357183378</w:t>
            </w:r>
          </w:p>
        </w:tc>
      </w:tr>
      <w:tr w:rsidR="00E93E71" w:rsidRPr="00E93E71" w14:paraId="082BFFA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C64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7F5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63B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EA7F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306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8DF1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896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0A3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14C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E93E71" w:rsidRPr="00E93E71" w14:paraId="76E0FEF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FAB5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MN711645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A47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174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9C2F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8C2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4ED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B4D7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9E8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6A9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E93E71" w:rsidRPr="00E93E71" w14:paraId="08DABF2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A252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E58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EBB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BC7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169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E79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45.019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6AF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BC4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49.38423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65C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4.365228381</w:t>
            </w:r>
          </w:p>
        </w:tc>
      </w:tr>
      <w:tr w:rsidR="00E93E71" w:rsidRPr="00E93E71" w14:paraId="3F9B822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50E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F51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BD45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B37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B60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BE2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A0B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88A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50.62483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A7C0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4.307831035</w:t>
            </w:r>
          </w:p>
        </w:tc>
      </w:tr>
      <w:tr w:rsidR="00E93E71" w:rsidRPr="00E93E71" w14:paraId="47B445C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D40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F009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16D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CEB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D5CD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680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47.054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E27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EF3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50.5883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C578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3.534303186</w:t>
            </w:r>
          </w:p>
        </w:tc>
      </w:tr>
      <w:tr w:rsidR="00E93E71" w:rsidRPr="00E93E71" w14:paraId="4F2A6FF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548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257B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DC6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FF2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1E1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123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670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E29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54.64541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F5A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9.153410099</w:t>
            </w:r>
          </w:p>
        </w:tc>
      </w:tr>
      <w:tr w:rsidR="00E93E71" w:rsidRPr="00E93E71" w14:paraId="5AC7901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631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EE1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A9C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F60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51D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CC1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51.174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20C7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A262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50.9088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A9CA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-0.265195476</w:t>
            </w:r>
          </w:p>
        </w:tc>
      </w:tr>
      <w:tr w:rsidR="00E93E71" w:rsidRPr="00E93E71" w14:paraId="306EFFA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F89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1FB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4EF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6F6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B25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29.44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5B9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46.049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1682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B93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51.90583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677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5.856829597</w:t>
            </w:r>
          </w:p>
        </w:tc>
      </w:tr>
      <w:tr w:rsidR="00E93E71" w:rsidRPr="00E93E71" w14:paraId="25DEC90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52F0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DC7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046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A74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8669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15C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D1EB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635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F45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2.598927074</w:t>
            </w:r>
          </w:p>
        </w:tc>
      </w:tr>
      <w:tr w:rsidR="00E93E71" w:rsidRPr="00E93E71" w14:paraId="4C8363B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279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164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CD0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2D0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BDD5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71A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A3A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D59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5BB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2.598927074</w:t>
            </w:r>
          </w:p>
        </w:tc>
      </w:tr>
      <w:tr w:rsidR="00E93E71" w:rsidRPr="00E93E71" w14:paraId="5690D51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664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A26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B06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956E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E3B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6FB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97C6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A48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6BD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7.620241141</w:t>
            </w:r>
          </w:p>
        </w:tc>
      </w:tr>
      <w:tr w:rsidR="00E93E71" w:rsidRPr="00E93E71" w14:paraId="2BECDE5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B4A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953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731B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062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8B0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813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3DC6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2E1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C72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7.620241141</w:t>
            </w:r>
          </w:p>
        </w:tc>
      </w:tr>
      <w:tr w:rsidR="00E93E71" w:rsidRPr="00E93E71" w14:paraId="139BA53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A8E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843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32.54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F58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1F8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3C0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C6E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47.189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F5E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matK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A1E3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50.30249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589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3.113487833</w:t>
            </w:r>
          </w:p>
        </w:tc>
      </w:tr>
      <w:tr w:rsidR="00E93E71" w:rsidRPr="00E93E71" w14:paraId="084B560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1D2C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2E0F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587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3E32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6BB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C22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67D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C10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46.35821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822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4.712212705</w:t>
            </w:r>
          </w:p>
        </w:tc>
      </w:tr>
      <w:tr w:rsidR="00E93E71" w:rsidRPr="00E93E71" w14:paraId="265A649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310B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D05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F8C6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7F3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E34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F14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A62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421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46.35821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088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4.712212705</w:t>
            </w:r>
          </w:p>
        </w:tc>
      </w:tr>
      <w:tr w:rsidR="00E93E71" w:rsidRPr="00E93E71" w14:paraId="69FA4C2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2F6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355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9F0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336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142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A086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2E8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916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53.72534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DD3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6.308338387</w:t>
            </w:r>
          </w:p>
        </w:tc>
      </w:tr>
      <w:tr w:rsidR="00E93E71" w:rsidRPr="00E93E71" w14:paraId="4A0ECAC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82B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98F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912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BC5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003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0C5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5FC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51A7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49.73385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6CB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-6.353148423</w:t>
            </w:r>
          </w:p>
        </w:tc>
      </w:tr>
      <w:tr w:rsidR="00E93E71" w:rsidRPr="00E93E71" w14:paraId="00CCAD2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65F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974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179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CE6D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21C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E45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AB0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318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51.16216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EA1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5.796161911</w:t>
            </w:r>
          </w:p>
        </w:tc>
      </w:tr>
      <w:tr w:rsidR="00E93E71" w:rsidRPr="00E93E71" w14:paraId="221D006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1A8A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32D8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145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C57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FF5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9121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2E1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182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51.16216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0FF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5.796161911</w:t>
            </w:r>
          </w:p>
        </w:tc>
      </w:tr>
      <w:tr w:rsidR="00E93E71" w:rsidRPr="00E93E71" w14:paraId="7BD0568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48A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084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FF32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9B4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BB5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E45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B45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D6BA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AF9A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9.121929252</w:t>
            </w:r>
          </w:p>
        </w:tc>
      </w:tr>
      <w:tr w:rsidR="00E93E71" w:rsidRPr="00E93E71" w14:paraId="229798F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505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E65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1EB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4E7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4C8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221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8A24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52A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5442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9.121929252</w:t>
            </w:r>
          </w:p>
        </w:tc>
      </w:tr>
      <w:tr w:rsidR="00E93E71" w:rsidRPr="00E93E71" w14:paraId="2D9F756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34D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16D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FDE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53A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35.83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E16D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F14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A7A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918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48.14464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E7B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5.604643957</w:t>
            </w:r>
          </w:p>
        </w:tc>
      </w:tr>
      <w:tr w:rsidR="00E93E71" w:rsidRPr="00E93E71" w14:paraId="177D212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8EB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464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248A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FAD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207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1C4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D11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737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BE1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-0.333628448</w:t>
            </w:r>
          </w:p>
        </w:tc>
      </w:tr>
      <w:tr w:rsidR="00E93E71" w:rsidRPr="00E93E71" w14:paraId="46DC2AF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DD2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7F3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253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9657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A70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CD9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A08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6AD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CCC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-0.333628448</w:t>
            </w:r>
          </w:p>
        </w:tc>
      </w:tr>
      <w:tr w:rsidR="00E93E71" w:rsidRPr="00E93E71" w14:paraId="3702AD1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877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057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EFC1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482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CA9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372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CE3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564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848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E93E71" w:rsidRPr="00E93E71" w14:paraId="00F5766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B753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C70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6C7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F43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A94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792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B2D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B4E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8A9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E93E71" w:rsidRPr="00E93E71" w14:paraId="7530FB7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CC42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FF2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13A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AB84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E60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AA44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7EC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692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158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E93E71" w:rsidRPr="00E93E71" w14:paraId="35EF57D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C99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986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3BEE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1C1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9FD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8F9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8778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324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51E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E93E71" w:rsidRPr="00E93E71" w14:paraId="72276DE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997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0B6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2E0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671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D94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383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45.032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B5F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781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51.54294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C32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6.510939224</w:t>
            </w:r>
          </w:p>
        </w:tc>
      </w:tr>
      <w:tr w:rsidR="00E93E71" w:rsidRPr="00E93E71" w14:paraId="0F2AC82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0CE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E82D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44E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50A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3338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451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51.108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94C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9CF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49.14521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2C8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-1.962792198</w:t>
            </w:r>
          </w:p>
        </w:tc>
      </w:tr>
      <w:tr w:rsidR="00E93E71" w:rsidRPr="00E93E71" w14:paraId="7016B89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4D51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9DF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00F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E7B5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C57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D6E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50.157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605E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37B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53.92983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81B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3.772831103</w:t>
            </w:r>
          </w:p>
        </w:tc>
      </w:tr>
      <w:tr w:rsidR="00E93E71" w:rsidRPr="00E93E71" w14:paraId="5857153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4DB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33C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DC7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BAB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0C8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0634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50.157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795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FA4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53.92983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D2B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3.772831103</w:t>
            </w:r>
          </w:p>
        </w:tc>
      </w:tr>
      <w:tr w:rsidR="00E93E71" w:rsidRPr="00E93E71" w14:paraId="1E6A05F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5B0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2B0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BB8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3F90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B19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57F6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44.342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FA2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6C9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50.71239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51EF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6.370387453</w:t>
            </w:r>
          </w:p>
        </w:tc>
      </w:tr>
      <w:tr w:rsidR="00E93E71" w:rsidRPr="00E93E71" w14:paraId="310C627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36A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ADE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8D2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B3C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C6AE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E7B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628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B8F6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47.12032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E681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1.645323468</w:t>
            </w:r>
          </w:p>
        </w:tc>
      </w:tr>
      <w:tr w:rsidR="00E93E71" w:rsidRPr="00E93E71" w14:paraId="4EAD62A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94B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487E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2D4B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C12B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2FA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EED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8A40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E3F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810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4.519302359</w:t>
            </w:r>
          </w:p>
        </w:tc>
      </w:tr>
      <w:tr w:rsidR="00E93E71" w:rsidRPr="00E93E71" w14:paraId="579B77F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D7E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8D1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B3E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905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F5F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846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825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24F6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46.28191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FA0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-9.218087523</w:t>
            </w:r>
          </w:p>
        </w:tc>
      </w:tr>
      <w:tr w:rsidR="00E93E71" w:rsidRPr="00E93E71" w14:paraId="061F820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5CF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528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267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BF8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C388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4F65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30.698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026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24E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6AC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21.602</w:t>
            </w:r>
          </w:p>
        </w:tc>
      </w:tr>
      <w:tr w:rsidR="00E93E71" w:rsidRPr="00E93E71" w14:paraId="462F23F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BB4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ABB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31B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5B0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CE8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F37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50.489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832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132C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54.16483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A89A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3.675825677</w:t>
            </w:r>
          </w:p>
        </w:tc>
      </w:tr>
      <w:tr w:rsidR="00E93E71" w:rsidRPr="00E93E71" w14:paraId="0D9E8F0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455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149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40.73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519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1EC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DA7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2194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C62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D18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52.72384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F4AD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4.844835276</w:t>
            </w:r>
          </w:p>
        </w:tc>
      </w:tr>
      <w:tr w:rsidR="00E93E71" w:rsidRPr="00E93E71" w14:paraId="0E3A8F2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2D7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95F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B75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05A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D488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535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866F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ED5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2FC8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E93E71" w:rsidRPr="00E93E71" w14:paraId="1D2B1E7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260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9665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5C3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B7B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98D4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C68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9D0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13A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F39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E93E71" w:rsidRPr="00E93E71" w14:paraId="4B70173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3D07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35F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392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82B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D19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F93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423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BD8B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9BA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E93E71" w:rsidRPr="00E93E71" w14:paraId="3A211EF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6D9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3DBC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19D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8AEA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096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839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382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A6E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B18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E93E71" w:rsidRPr="00E93E71" w14:paraId="0979B42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CEF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518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A10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E8F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15A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AD1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39.036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94B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2A3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52.15273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CEA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13.11673476</w:t>
            </w:r>
          </w:p>
        </w:tc>
      </w:tr>
      <w:tr w:rsidR="00E93E71" w:rsidRPr="00E93E71" w14:paraId="7BA545C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01D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1A9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573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668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9DA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31.07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155E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41.524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28D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96AD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53.03936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600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11.51535769</w:t>
            </w:r>
          </w:p>
        </w:tc>
      </w:tr>
      <w:tr w:rsidR="00E93E71" w:rsidRPr="00E93E71" w14:paraId="29394F0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7244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203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7B4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AF9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507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424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AED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C22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53.28369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65D8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4.744686767</w:t>
            </w:r>
          </w:p>
        </w:tc>
      </w:tr>
      <w:tr w:rsidR="00E93E71" w:rsidRPr="00E93E71" w14:paraId="3987957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9ED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5A4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C57F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BCDF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516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F78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690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144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53.57238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891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8.466380585</w:t>
            </w:r>
          </w:p>
        </w:tc>
      </w:tr>
      <w:tr w:rsidR="00E93E71" w:rsidRPr="00E93E71" w14:paraId="5178E1F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DCF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5B4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823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8CA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DE36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E25F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46.148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63A3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5BC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53.79812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C2A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7.650122179</w:t>
            </w:r>
          </w:p>
        </w:tc>
      </w:tr>
      <w:tr w:rsidR="00E93E71" w:rsidRPr="00E93E71" w14:paraId="5CF3CE3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2BB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59F2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B0DA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CBD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E8E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A87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5093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237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5B3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4.471211875</w:t>
            </w:r>
          </w:p>
        </w:tc>
      </w:tr>
      <w:tr w:rsidR="00E93E71" w:rsidRPr="00E93E71" w14:paraId="2CC2285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A3C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B95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7D3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5010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7CB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175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774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9F3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AC4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4.65</w:t>
            </w:r>
          </w:p>
        </w:tc>
      </w:tr>
      <w:tr w:rsidR="00E93E71" w:rsidRPr="00E93E71" w14:paraId="6BBA35D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922D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D50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0D3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1ED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2D5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F87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CCA6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3B9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51.78527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298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15.82126637</w:t>
            </w:r>
          </w:p>
        </w:tc>
      </w:tr>
      <w:tr w:rsidR="00E93E71" w:rsidRPr="00E93E71" w14:paraId="7347435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142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AE2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1A7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BB5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FEC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52B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54.824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075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C52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55.84394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474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1.019944876</w:t>
            </w:r>
          </w:p>
        </w:tc>
      </w:tr>
      <w:tr w:rsidR="00E93E71" w:rsidRPr="00E93E71" w14:paraId="08BBC79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F075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1D8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4D0E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52E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754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C46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994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4A3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56.08638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287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3.293383551</w:t>
            </w:r>
          </w:p>
        </w:tc>
      </w:tr>
      <w:tr w:rsidR="00E93E71" w:rsidRPr="00E93E71" w14:paraId="5E226C3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410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948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B88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6BC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ED0C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17.14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82D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980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psbM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8F5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42.67669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B63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-4.323313026</w:t>
            </w:r>
          </w:p>
        </w:tc>
      </w:tr>
      <w:tr w:rsidR="00E93E71" w:rsidRPr="00E93E71" w14:paraId="43A4798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D8F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883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B728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BFC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91C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A98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9BC4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B26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53.54567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917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7.525673867</w:t>
            </w:r>
          </w:p>
        </w:tc>
      </w:tr>
      <w:tr w:rsidR="00E93E71" w:rsidRPr="00E93E71" w14:paraId="5E465C0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73B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03E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0B0E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33F4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E71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145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46.925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9BB0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psbZ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C496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50.12584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C3E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3.200842687</w:t>
            </w:r>
          </w:p>
        </w:tc>
      </w:tr>
      <w:tr w:rsidR="00E93E71" w:rsidRPr="00E93E71" w14:paraId="5195ACA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585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A32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256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58.61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2952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43.49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31D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C7B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47.033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C9D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rbcL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0D8E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51.7355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80D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4.702504828</w:t>
            </w:r>
          </w:p>
        </w:tc>
      </w:tr>
      <w:tr w:rsidR="00E93E71" w:rsidRPr="00E93E71" w14:paraId="2A9924C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D9D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649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18A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7009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18D5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29.48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080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49.344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EE5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905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51.93414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2B3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2.590137689</w:t>
            </w:r>
          </w:p>
        </w:tc>
      </w:tr>
      <w:tr w:rsidR="00E93E71" w:rsidRPr="00E93E71" w14:paraId="4CCD8EF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3D3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4C3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1C3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64A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D04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3E0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50.124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882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135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50.33922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F101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0.215217696</w:t>
            </w:r>
          </w:p>
        </w:tc>
      </w:tr>
      <w:tr w:rsidR="00E93E71" w:rsidRPr="00E93E71" w14:paraId="61677C4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F29F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FCD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6E2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574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23C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795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5A3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1B0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45.18273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E8B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7.732725645</w:t>
            </w:r>
          </w:p>
        </w:tc>
      </w:tr>
      <w:tr w:rsidR="00E93E71" w:rsidRPr="00E93E71" w14:paraId="47E243E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7A4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2AE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F1F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044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5AB6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36E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43.529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4B50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62A2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51.55724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E2A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8.028237022</w:t>
            </w:r>
          </w:p>
        </w:tc>
      </w:tr>
      <w:tr w:rsidR="00E93E71" w:rsidRPr="00E93E71" w14:paraId="0A44C34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4AE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6F7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43A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D52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03C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24.52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6D54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59E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5FA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48.2882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BA0A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5.492195139</w:t>
            </w:r>
          </w:p>
        </w:tc>
      </w:tr>
      <w:tr w:rsidR="00E93E71" w:rsidRPr="00E93E71" w14:paraId="54262D3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3A7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B68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4835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40.86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58C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D52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22.58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5B8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48.969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386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8B9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46.81571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1DF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-2.153285144</w:t>
            </w:r>
          </w:p>
        </w:tc>
      </w:tr>
      <w:tr w:rsidR="00E93E71" w:rsidRPr="00E93E71" w14:paraId="20F5E78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091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087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4AE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CEB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372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C76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99DC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E71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DAD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E93E71" w:rsidRPr="00E93E71" w14:paraId="5483DE4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00B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D3F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B2E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B69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804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98B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6BC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F595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BD2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E93E71" w:rsidRPr="00E93E71" w14:paraId="78682E0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3B4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F35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5AF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315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E4C8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21C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E0D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40AB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56.69207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06E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6.149069653</w:t>
            </w:r>
          </w:p>
        </w:tc>
      </w:tr>
      <w:tr w:rsidR="00E93E71" w:rsidRPr="00E93E71" w14:paraId="3BF163C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BA76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CCE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7F9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202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EE0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C32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26.489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D5F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5C7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70C9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21.16330236</w:t>
            </w:r>
          </w:p>
        </w:tc>
      </w:tr>
      <w:tr w:rsidR="00E93E71" w:rsidRPr="00E93E71" w14:paraId="12F7AC4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E2B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20C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632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C88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6CE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E5D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45.162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C6B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A82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48.51447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F18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3.352473444</w:t>
            </w:r>
          </w:p>
        </w:tc>
      </w:tr>
      <w:tr w:rsidR="00E93E71" w:rsidRPr="00E93E71" w14:paraId="157FF14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9965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033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B8B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4DF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137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28.56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7278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48.613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227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4F8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51.27749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09C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2.664488835</w:t>
            </w:r>
          </w:p>
        </w:tc>
      </w:tr>
      <w:tr w:rsidR="00E93E71" w:rsidRPr="00E93E71" w14:paraId="0DCAABE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8EF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8AE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639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8AD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A80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082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48.358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56A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66D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50.38326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B41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2.025260391</w:t>
            </w:r>
          </w:p>
        </w:tc>
      </w:tr>
      <w:tr w:rsidR="00E93E71" w:rsidRPr="00E93E71" w14:paraId="5583359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196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7A01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262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7AD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9AF7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9C7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49.653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3661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4343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51.29908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F96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1.646077142</w:t>
            </w:r>
          </w:p>
        </w:tc>
      </w:tr>
      <w:tr w:rsidR="00E93E71" w:rsidRPr="00E93E71" w14:paraId="70D9373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AD7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1017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6829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41.95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9BB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814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893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50.105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6E71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932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52.06124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620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1.95623729</w:t>
            </w:r>
          </w:p>
        </w:tc>
      </w:tr>
      <w:tr w:rsidR="00E93E71" w:rsidRPr="00E93E71" w14:paraId="47E0E14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2924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CFC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62E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CF7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77C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DDB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46.821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9F5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D6E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49.66704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C15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2.846042131</w:t>
            </w:r>
          </w:p>
        </w:tc>
      </w:tr>
      <w:tr w:rsidR="00E93E71" w:rsidRPr="00E93E71" w14:paraId="13394FD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07B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0C20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871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106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0F1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25.84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AA0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48.416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B38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8C4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49.27975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358B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0.863749898</w:t>
            </w:r>
          </w:p>
        </w:tc>
      </w:tr>
      <w:tr w:rsidR="00E93E71" w:rsidRPr="00E93E71" w14:paraId="6C5F7FE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99E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6B1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375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641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665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F53C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564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048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B87B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2.295</w:t>
            </w:r>
          </w:p>
        </w:tc>
      </w:tr>
      <w:tr w:rsidR="00E93E71" w:rsidRPr="00E93E71" w14:paraId="0EC176B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ACA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0823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900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A17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647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B6E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40.338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EEE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993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46.22086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052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5.882864738</w:t>
            </w:r>
          </w:p>
        </w:tc>
      </w:tr>
      <w:tr w:rsidR="00E93E71" w:rsidRPr="00E93E71" w14:paraId="610ECA2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F312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1228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41.73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A4F1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24B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E5F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F808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50.703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A3F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F3A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46.05296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E19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-4.650044933</w:t>
            </w:r>
          </w:p>
        </w:tc>
      </w:tr>
      <w:tr w:rsidR="00E93E71" w:rsidRPr="00E93E71" w14:paraId="6047166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6D8F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707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3F2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768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DE1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4B8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44.647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F5A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24F9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51.61437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EDF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6.967374785</w:t>
            </w:r>
          </w:p>
        </w:tc>
      </w:tr>
      <w:tr w:rsidR="00E93E71" w:rsidRPr="00E93E71" w14:paraId="2313239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3449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BA2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9DA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63BB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2A1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0CD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43.475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572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531F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54.74001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041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11.26500823</w:t>
            </w:r>
          </w:p>
        </w:tc>
      </w:tr>
      <w:tr w:rsidR="00E93E71" w:rsidRPr="00E93E71" w14:paraId="7245D3A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4951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8B5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4B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B89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4FE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930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A03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F35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F52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-4.473576284</w:t>
            </w:r>
          </w:p>
        </w:tc>
      </w:tr>
      <w:tr w:rsidR="00E93E71" w:rsidRPr="00E93E71" w14:paraId="2F78CC3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5BA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940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43D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C224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A5C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C3A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CE6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466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9B5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-4.473576284</w:t>
            </w:r>
          </w:p>
        </w:tc>
      </w:tr>
      <w:tr w:rsidR="00E93E71" w:rsidRPr="00E93E71" w14:paraId="630B1FF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EB1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FF1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960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2CE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10F3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66EB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32B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13F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45.19036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56E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-4.999643088</w:t>
            </w:r>
          </w:p>
        </w:tc>
      </w:tr>
      <w:tr w:rsidR="00E93E71" w:rsidRPr="00E93E71" w14:paraId="7A2A626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59D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035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939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F0B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DB5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570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CA7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CDF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45.19036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A12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-4.999643088</w:t>
            </w:r>
          </w:p>
        </w:tc>
      </w:tr>
      <w:tr w:rsidR="00E93E71" w:rsidRPr="00E93E71" w14:paraId="10B4AF0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E5C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D7A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0C9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C188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86D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BAD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38.032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89A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2DE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49.14521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D306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11.1132078</w:t>
            </w:r>
          </w:p>
        </w:tc>
      </w:tr>
      <w:tr w:rsidR="00E93E71" w:rsidRPr="00E93E71" w14:paraId="34191E5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BBF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C1D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EF4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DCF7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1D9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5FA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890A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3A0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45.99952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B28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-8.586477706</w:t>
            </w:r>
          </w:p>
        </w:tc>
      </w:tr>
      <w:tr w:rsidR="00E93E71" w:rsidRPr="00E93E71" w14:paraId="7F11826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D57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01D0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3BD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80B6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30A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17A6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68A9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979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51.58582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F52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-0.357183378</w:t>
            </w:r>
          </w:p>
        </w:tc>
      </w:tr>
      <w:tr w:rsidR="00E93E71" w:rsidRPr="00E93E71" w14:paraId="69B2737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40D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9B7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5BE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FBE2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709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49B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54D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E88F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CFF3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E93E71" w:rsidRPr="00E93E71" w14:paraId="0681C7F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5CC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A33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99D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547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281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E65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C08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F59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358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E93E71" w:rsidRPr="00E93E71" w14:paraId="0C14335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E23D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69DC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40.03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1A4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54.33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9244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4CD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B27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62A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208E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49.09282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F871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4.300823297</w:t>
            </w:r>
          </w:p>
        </w:tc>
      </w:tr>
      <w:tr w:rsidR="00E93E71" w:rsidRPr="00E93E71" w14:paraId="637C632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273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ED9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41.75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994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4F8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639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6141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45.718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14CF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05F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50.32453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AB5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4.606528748</w:t>
            </w:r>
          </w:p>
        </w:tc>
      </w:tr>
      <w:tr w:rsidR="00E93E71" w:rsidRPr="00E93E71" w14:paraId="59AE8C6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F411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188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FD5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C7F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4EF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D6A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46.088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642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8BA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51.13328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959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5.045280975</w:t>
            </w:r>
          </w:p>
        </w:tc>
      </w:tr>
      <w:tr w:rsidR="00E93E71" w:rsidRPr="00E93E71" w14:paraId="7DE1EF9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4C43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ACC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097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D352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31F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56A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EB9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06AC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54.64541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0AE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9.239410099</w:t>
            </w:r>
          </w:p>
        </w:tc>
      </w:tr>
      <w:tr w:rsidR="00E93E71" w:rsidRPr="00E93E71" w14:paraId="28118EB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145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F65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D0D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609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D9F9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778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50.468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557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5D0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605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-0.452839759</w:t>
            </w:r>
          </w:p>
        </w:tc>
      </w:tr>
      <w:tr w:rsidR="00E93E71" w:rsidRPr="00E93E71" w14:paraId="50566BC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D47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5CE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ABF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2FA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A86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95B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46.008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108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3C24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52.75142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4A66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6.743415457</w:t>
            </w:r>
          </w:p>
        </w:tc>
      </w:tr>
      <w:tr w:rsidR="00E93E71" w:rsidRPr="00E93E71" w14:paraId="2308C82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71E9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386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53F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1FA2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3E9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D43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47.949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454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D076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CE1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2.492927074</w:t>
            </w:r>
          </w:p>
        </w:tc>
      </w:tr>
      <w:tr w:rsidR="00E93E71" w:rsidRPr="00E93E71" w14:paraId="0123CC6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383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14C8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5281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3C5E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FE8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4AE0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47.949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002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AFF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AE0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2.492927074</w:t>
            </w:r>
          </w:p>
        </w:tc>
      </w:tr>
      <w:tr w:rsidR="00E93E71" w:rsidRPr="00E93E71" w14:paraId="022E559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6538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4B3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BF3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81A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CC6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461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DE7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5EF4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492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7.603241141</w:t>
            </w:r>
          </w:p>
        </w:tc>
      </w:tr>
      <w:tr w:rsidR="00E93E71" w:rsidRPr="00E93E71" w14:paraId="2F96C77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566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7FB5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FFA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636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6B8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86D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A52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74D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9134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7.603241141</w:t>
            </w:r>
          </w:p>
        </w:tc>
      </w:tr>
      <w:tr w:rsidR="00E93E71" w:rsidRPr="00E93E71" w14:paraId="509B537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E30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931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5FC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38.19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34D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9B3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27.56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536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375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matK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D41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50.55175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DF0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2.876748626</w:t>
            </w:r>
          </w:p>
        </w:tc>
      </w:tr>
      <w:tr w:rsidR="00E93E71" w:rsidRPr="00E93E71" w14:paraId="37A46BD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DDC5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79E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4BE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A2D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D9EA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762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9EE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909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46.35821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3E5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4.712212705</w:t>
            </w:r>
          </w:p>
        </w:tc>
      </w:tr>
      <w:tr w:rsidR="00E93E71" w:rsidRPr="00E93E71" w14:paraId="25E1059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962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33A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5324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FFF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B2E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A4A0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A75B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3C0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46.35821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D9CE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4.712212705</w:t>
            </w:r>
          </w:p>
        </w:tc>
      </w:tr>
      <w:tr w:rsidR="00E93E71" w:rsidRPr="00E93E71" w14:paraId="486C804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14D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220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8E3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12F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93E6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18C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C1F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31F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53.46537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632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6.605369073</w:t>
            </w:r>
          </w:p>
        </w:tc>
      </w:tr>
      <w:tr w:rsidR="00E93E71" w:rsidRPr="00E93E71" w14:paraId="77B881E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18A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A28A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DFF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8AB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1F30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740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56.338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788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013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50.33922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521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-5.998782304</w:t>
            </w:r>
          </w:p>
        </w:tc>
      </w:tr>
      <w:tr w:rsidR="00E93E71" w:rsidRPr="00E93E71" w14:paraId="1D6ADC6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CD1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430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D9A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669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905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490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B8D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DC9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51.44987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23D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6.016874797</w:t>
            </w:r>
          </w:p>
        </w:tc>
      </w:tr>
      <w:tr w:rsidR="00E93E71" w:rsidRPr="00E93E71" w14:paraId="768987F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9748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11B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2F6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C3E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76A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9D5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E63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DFE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51.44987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0C9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6.016874797</w:t>
            </w:r>
          </w:p>
        </w:tc>
      </w:tr>
      <w:tr w:rsidR="00E93E71" w:rsidRPr="00E93E71" w14:paraId="454E827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1FB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3D9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2B5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574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99A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E1B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03E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9488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B76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9.121929252</w:t>
            </w:r>
          </w:p>
        </w:tc>
      </w:tr>
      <w:tr w:rsidR="00E93E71" w:rsidRPr="00E93E71" w14:paraId="5580632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F1E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507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DAB6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E33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E74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8D4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A8E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8A4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C130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9.121929252</w:t>
            </w:r>
          </w:p>
        </w:tc>
      </w:tr>
      <w:tr w:rsidR="00E93E71" w:rsidRPr="00E93E71" w14:paraId="1BBA5C8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886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E3E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31.73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F73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35.83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7FB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5F9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014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42.932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6A32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3DE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47.74333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48E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4.811328831</w:t>
            </w:r>
          </w:p>
        </w:tc>
      </w:tr>
      <w:tr w:rsidR="00E93E71" w:rsidRPr="00E93E71" w14:paraId="1946511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D6F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854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7920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DF4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626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12B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E0F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5AA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6859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-0.333628448</w:t>
            </w:r>
          </w:p>
        </w:tc>
      </w:tr>
      <w:tr w:rsidR="00E93E71" w:rsidRPr="00E93E71" w14:paraId="56F2486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0CA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A20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1DB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1563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8F7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0FA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FAD2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411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A50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-0.333628448</w:t>
            </w:r>
          </w:p>
        </w:tc>
      </w:tr>
      <w:tr w:rsidR="00E93E71" w:rsidRPr="00E93E71" w14:paraId="52F2716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FB2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ACB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9BD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C9E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36.76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7C7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0EA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49.549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71AF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5C3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48.98795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1DC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-0.56104747</w:t>
            </w:r>
          </w:p>
        </w:tc>
      </w:tr>
      <w:tr w:rsidR="00E93E71" w:rsidRPr="00E93E71" w14:paraId="483C1DC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597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BA03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109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16A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36.76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E84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C22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49.549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3B1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768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48.98795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BD8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-0.56104747</w:t>
            </w:r>
          </w:p>
        </w:tc>
      </w:tr>
      <w:tr w:rsidR="00E93E71" w:rsidRPr="00E93E71" w14:paraId="16C8D72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061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A04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DA2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5D2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C13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1C1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06D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C58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D61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E93E71" w:rsidRPr="00E93E71" w14:paraId="2DE1E50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3D5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28E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01F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4B8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2617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A35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29E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E5E6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857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E93E71" w:rsidRPr="00E93E71" w14:paraId="749F861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B43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30A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DAC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5A2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EFD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DF1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16BB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BBA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51.99068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DD1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5.760684669</w:t>
            </w:r>
          </w:p>
        </w:tc>
      </w:tr>
      <w:tr w:rsidR="00E93E71" w:rsidRPr="00E93E71" w14:paraId="1645675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8F8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7EA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47C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0089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700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25.22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7B2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866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3D0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48.81538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923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-1.632618773</w:t>
            </w:r>
          </w:p>
        </w:tc>
      </w:tr>
      <w:tr w:rsidR="00E93E71" w:rsidRPr="00E93E71" w14:paraId="6DCD7DE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944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F227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3F8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014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E46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61D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49.848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345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279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53.72534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2E0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3.877338387</w:t>
            </w:r>
          </w:p>
        </w:tc>
      </w:tr>
      <w:tr w:rsidR="00E93E71" w:rsidRPr="00E93E71" w14:paraId="10AB5CB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50C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1FE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37D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544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667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C97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49.848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69F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5C4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53.72534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59E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3.877338387</w:t>
            </w:r>
          </w:p>
        </w:tc>
      </w:tr>
      <w:tr w:rsidR="00E93E71" w:rsidRPr="00E93E71" w14:paraId="7186B41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0BD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972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D7D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C84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FB5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36B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44.715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6A8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6BA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51.37814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D28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6.663136849</w:t>
            </w:r>
          </w:p>
        </w:tc>
      </w:tr>
      <w:tr w:rsidR="00E93E71" w:rsidRPr="00E93E71" w14:paraId="03EFA49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907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5C6F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3221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207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E6B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D75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46.058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283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932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47.12032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7830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1.062323468</w:t>
            </w:r>
          </w:p>
        </w:tc>
      </w:tr>
      <w:tr w:rsidR="00E93E71" w:rsidRPr="00E93E71" w14:paraId="2D72CF0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98B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4D6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CE1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942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632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7B2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1DC9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D33F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201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4.519302359</w:t>
            </w:r>
          </w:p>
        </w:tc>
      </w:tr>
      <w:tr w:rsidR="00E93E71" w:rsidRPr="00E93E71" w14:paraId="4195ADB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DE2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85B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6F5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499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1A51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A7E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A6B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224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46.28191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53F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-9.218087523</w:t>
            </w:r>
          </w:p>
        </w:tc>
      </w:tr>
      <w:tr w:rsidR="00E93E71" w:rsidRPr="00E93E71" w14:paraId="746D842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51B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A5F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7B6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B187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33E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B3A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30.698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911E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526E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5D39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21.602</w:t>
            </w:r>
          </w:p>
        </w:tc>
      </w:tr>
      <w:tr w:rsidR="00E93E71" w:rsidRPr="00E93E71" w14:paraId="3FFCB4B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322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150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9A3E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60E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D4B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46F8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50.581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711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751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54.16483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DAC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3.583825677</w:t>
            </w:r>
          </w:p>
        </w:tc>
      </w:tr>
      <w:tr w:rsidR="00E93E71" w:rsidRPr="00E93E71" w14:paraId="4960088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E29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422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40.86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2ED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EA6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554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31.02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7D9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2990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864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53.00524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8F95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4.49223948</w:t>
            </w:r>
          </w:p>
        </w:tc>
      </w:tr>
      <w:tr w:rsidR="00E93E71" w:rsidRPr="00E93E71" w14:paraId="5DFF6CF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344D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C8F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C18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667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21F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F90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7C1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6EDB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3DA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E93E71" w:rsidRPr="00E93E71" w14:paraId="777D15E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361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3A5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F375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2C8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085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1C88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555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548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7C4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E93E71" w:rsidRPr="00E93E71" w14:paraId="5DE9988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BD79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4EE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45B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6E3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FAE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D98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08E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174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4E4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E93E71" w:rsidRPr="00E93E71" w14:paraId="2F702D0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D5D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C4E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D01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029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A9C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262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948C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8DB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44FB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E93E71" w:rsidRPr="00E93E71" w14:paraId="6A78979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CE1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32B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2D7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7B70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BA4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3CB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39.036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CFBF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6FF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52.15273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710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13.11673476</w:t>
            </w:r>
          </w:p>
        </w:tc>
      </w:tr>
      <w:tr w:rsidR="00E93E71" w:rsidRPr="00E93E71" w14:paraId="67005B1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D54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228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7AF4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FBE8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19E4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5191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41.134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713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711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53.23636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542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12.1023626</w:t>
            </w:r>
          </w:p>
        </w:tc>
      </w:tr>
      <w:tr w:rsidR="00E93E71" w:rsidRPr="00E93E71" w14:paraId="740BC48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31F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405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4A3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252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6E5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096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49.328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D95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CC1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53.55235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D73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4.224353445</w:t>
            </w:r>
          </w:p>
        </w:tc>
      </w:tr>
      <w:tr w:rsidR="00E93E71" w:rsidRPr="00E93E71" w14:paraId="70857E6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7E69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8B9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43.95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F68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702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A05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8D0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44.819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EE8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5DAA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53.57238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143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8.753380585</w:t>
            </w:r>
          </w:p>
        </w:tc>
      </w:tr>
      <w:tr w:rsidR="00E93E71" w:rsidRPr="00E93E71" w14:paraId="69E47D6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FBA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022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47AE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4E9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93C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FBB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46.111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B95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6D51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53.79812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9B5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7.687122179</w:t>
            </w:r>
          </w:p>
        </w:tc>
      </w:tr>
      <w:tr w:rsidR="00E93E71" w:rsidRPr="00E93E71" w14:paraId="1025017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D03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63D9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CC4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A77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45E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E6F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9B97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552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371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4.471211875</w:t>
            </w:r>
          </w:p>
        </w:tc>
      </w:tr>
      <w:tr w:rsidR="00E93E71" w:rsidRPr="00E93E71" w14:paraId="79BAE49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B598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687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B313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0AFE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3B6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D65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17F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3B7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13A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4.65</w:t>
            </w:r>
          </w:p>
        </w:tc>
      </w:tr>
      <w:tr w:rsidR="00E93E71" w:rsidRPr="00E93E71" w14:paraId="77218A3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F95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7054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14B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729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925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CA8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906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37C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51.14772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02E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9.50072388</w:t>
            </w:r>
          </w:p>
        </w:tc>
      </w:tr>
      <w:tr w:rsidR="00E93E71" w:rsidRPr="00E93E71" w14:paraId="036C51A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FCB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15E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4CB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285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50D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C55E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12F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58A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DFD7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22.8906897</w:t>
            </w:r>
          </w:p>
        </w:tc>
      </w:tr>
      <w:tr w:rsidR="00E93E71" w:rsidRPr="00E93E71" w14:paraId="2AB10D2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46A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404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E3F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874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410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9C4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378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656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51.78527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FD2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15.82126637</w:t>
            </w:r>
          </w:p>
        </w:tc>
      </w:tr>
      <w:tr w:rsidR="00E93E71" w:rsidRPr="00E93E71" w14:paraId="2F36D5E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51C1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CC1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3D0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888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54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D92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95FE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64F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55.84394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22B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4.050944876</w:t>
            </w:r>
          </w:p>
        </w:tc>
      </w:tr>
      <w:tr w:rsidR="00E93E71" w:rsidRPr="00E93E71" w14:paraId="2C3DD86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8B9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491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FE4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4B3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839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A3A9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24D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71FA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56.08638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274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3.293383551</w:t>
            </w:r>
          </w:p>
        </w:tc>
      </w:tr>
      <w:tr w:rsidR="00E93E71" w:rsidRPr="00E93E71" w14:paraId="60D93E4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A4F6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F3C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827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017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AD4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17.14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E40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E05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psbM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57C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42.67669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613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-4.323313026</w:t>
            </w:r>
          </w:p>
        </w:tc>
      </w:tr>
      <w:tr w:rsidR="00E93E71" w:rsidRPr="00E93E71" w14:paraId="1D9631F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7D2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B0A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BCF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C4EC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C4B7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C619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E2D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371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53.54567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A73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7.525673867</w:t>
            </w:r>
          </w:p>
        </w:tc>
      </w:tr>
      <w:tr w:rsidR="00E93E71" w:rsidRPr="00E93E71" w14:paraId="55989B7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775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8D0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DEC1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C90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204F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A00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56.893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CE2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psbT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B48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B1A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-2.361788125</w:t>
            </w:r>
          </w:p>
        </w:tc>
      </w:tr>
      <w:tr w:rsidR="00E93E71" w:rsidRPr="00E93E71" w14:paraId="10162F8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14A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E06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AE67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CD30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567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E72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44.431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4895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psbZ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236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48.95047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58B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4.519466527</w:t>
            </w:r>
          </w:p>
        </w:tc>
      </w:tr>
      <w:tr w:rsidR="00E93E71" w:rsidRPr="00E93E71" w14:paraId="33DEBDE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966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808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43.49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74B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57.98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157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43.49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2DC2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BC5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47.083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3BE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rbcL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A6C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51.58582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73E9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4.502816622</w:t>
            </w:r>
          </w:p>
        </w:tc>
      </w:tr>
      <w:tr w:rsidR="00E93E71" w:rsidRPr="00E93E71" w14:paraId="7BE7801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887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569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579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259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7DFF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30.22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E96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51.135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219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1E3F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52.45355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8C8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1.318546387</w:t>
            </w:r>
          </w:p>
        </w:tc>
      </w:tr>
      <w:tr w:rsidR="00E93E71" w:rsidRPr="00E93E71" w14:paraId="6FC951D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909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25B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6A53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53.38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15D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53A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26.32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6E64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52.153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8B5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990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49.63733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C2C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-2.515672729</w:t>
            </w:r>
          </w:p>
        </w:tc>
      </w:tr>
      <w:tr w:rsidR="00E93E71" w:rsidRPr="00E93E71" w14:paraId="7EA2916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645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C684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C960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24A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B14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F31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AEB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719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45.18273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DAA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7.732725645</w:t>
            </w:r>
          </w:p>
        </w:tc>
      </w:tr>
      <w:tr w:rsidR="00E93E71" w:rsidRPr="00E93E71" w14:paraId="20F5AF2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25D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2A7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3A4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F50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3368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467A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43.529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67C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615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51.55724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90D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8.028237022</w:t>
            </w:r>
          </w:p>
        </w:tc>
      </w:tr>
      <w:tr w:rsidR="00E93E71" w:rsidRPr="00E93E71" w14:paraId="2BA556D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E2D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A7D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A8B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7EA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1A4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24.52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FD0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41.993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905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5B2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48.2882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476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6.295195139</w:t>
            </w:r>
          </w:p>
        </w:tc>
      </w:tr>
      <w:tr w:rsidR="00E93E71" w:rsidRPr="00E93E71" w14:paraId="341F946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0095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7DA9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E19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85E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F95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55B7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49.603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74E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06B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25E7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-0.953</w:t>
            </w:r>
          </w:p>
        </w:tc>
      </w:tr>
      <w:tr w:rsidR="00E93E71" w:rsidRPr="00E93E71" w14:paraId="6009E7F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8D29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F5D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F41B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C0B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3E5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7CC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B46E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D57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D97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E93E71" w:rsidRPr="00E93E71" w14:paraId="19A459E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58A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65EC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B10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5F2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A3EE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6C5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465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910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3B43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E93E71" w:rsidRPr="00E93E71" w14:paraId="0C5676E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9AB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C19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CA6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39.73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4BC0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E79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A29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53.171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422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EE6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56.69207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4FA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3.521069653</w:t>
            </w:r>
          </w:p>
        </w:tc>
      </w:tr>
      <w:tr w:rsidR="00E93E71" w:rsidRPr="00E93E71" w14:paraId="7198461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C02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EF4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963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39.47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BE7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B8CD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A4A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36.35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B74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83B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FA5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11.30230236</w:t>
            </w:r>
          </w:p>
        </w:tc>
      </w:tr>
      <w:tr w:rsidR="00E93E71" w:rsidRPr="00E93E71" w14:paraId="2F81FB8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5EF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DC6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34.79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536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A6A8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379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CC4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45.563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F8DF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83B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48.71769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7A3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3.154691738</w:t>
            </w:r>
          </w:p>
        </w:tc>
      </w:tr>
      <w:tr w:rsidR="00E93E71" w:rsidRPr="00E93E71" w14:paraId="7C9ADD4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A2E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F6A5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38.21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96C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450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C38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43D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48.431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B8D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0F2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51.36377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82A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2.932773815</w:t>
            </w:r>
          </w:p>
        </w:tc>
      </w:tr>
      <w:tr w:rsidR="00E93E71" w:rsidRPr="00E93E71" w14:paraId="465A244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8C8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969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37.95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159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5EE9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E75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27.55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84A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D0E7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CF1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50.54443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BBC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2.20143453</w:t>
            </w:r>
          </w:p>
        </w:tc>
      </w:tr>
      <w:tr w:rsidR="00E93E71" w:rsidRPr="00E93E71" w14:paraId="11E6AAD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FCE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F22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458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45.66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BF3D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656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0C0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49.658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926E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70C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51.29908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A4C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1.641077142</w:t>
            </w:r>
          </w:p>
        </w:tc>
      </w:tr>
      <w:tr w:rsidR="00E93E71" w:rsidRPr="00E93E71" w14:paraId="5B19341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3CA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E2C7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FDF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180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482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EB21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7CB7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BFC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52.06124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330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1.22823729</w:t>
            </w:r>
          </w:p>
        </w:tc>
      </w:tr>
      <w:tr w:rsidR="00E93E71" w:rsidRPr="00E93E71" w14:paraId="204431D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0EF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14D6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69A9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8B1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69E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DCC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48.688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87E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E9F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61E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-1.104003161</w:t>
            </w:r>
          </w:p>
        </w:tc>
      </w:tr>
      <w:tr w:rsidR="00E93E71" w:rsidRPr="00E93E71" w14:paraId="149AE50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8BE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FF72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939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46.92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C4F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5A72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26.54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E97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48.335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5CAE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730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49.80059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828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1.465592106</w:t>
            </w:r>
          </w:p>
        </w:tc>
      </w:tr>
      <w:tr w:rsidR="00E93E71" w:rsidRPr="00E93E71" w14:paraId="02D06C8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0EF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1A1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39.74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D34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694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F143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388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89E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B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49.13024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C7C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2.590244317</w:t>
            </w:r>
          </w:p>
        </w:tc>
      </w:tr>
      <w:tr w:rsidR="00E93E71" w:rsidRPr="00E93E71" w14:paraId="487DA08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F40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C35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DEA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AAE8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53B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A89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40.784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9C3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EE2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46.22086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3781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5.436864738</w:t>
            </w:r>
          </w:p>
        </w:tc>
      </w:tr>
      <w:tr w:rsidR="00E93E71" w:rsidRPr="00E93E71" w14:paraId="75C1E28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419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323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F76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C098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24B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FEB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51.001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0B59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2A7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46.05296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FAF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-4.948044933</w:t>
            </w:r>
          </w:p>
        </w:tc>
      </w:tr>
      <w:tr w:rsidR="00E93E71" w:rsidRPr="00E93E71" w14:paraId="4227C0B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BEE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BD5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41.94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DB4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5870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E8F4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F3C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963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3136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50.44926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10C3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4.053255793</w:t>
            </w:r>
          </w:p>
        </w:tc>
      </w:tr>
      <w:tr w:rsidR="00E93E71" w:rsidRPr="00E93E71" w14:paraId="299132F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9ED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A9BB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41.91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D0C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55B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AC9E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BFE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45.876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921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97B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54.74001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BAF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8.864008231</w:t>
            </w:r>
          </w:p>
        </w:tc>
      </w:tr>
      <w:tr w:rsidR="00E93E71" w:rsidRPr="00E93E71" w14:paraId="4FA9D37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D93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C0C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420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F0B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F511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09E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52.599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B9B9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C37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922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-1.755576284</w:t>
            </w:r>
          </w:p>
        </w:tc>
      </w:tr>
      <w:tr w:rsidR="00E93E71" w:rsidRPr="00E93E71" w14:paraId="34CA297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25B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738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ADA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4C9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DC1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2B8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52.599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F1B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F821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B2E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-1.755576284</w:t>
            </w:r>
          </w:p>
        </w:tc>
      </w:tr>
      <w:tr w:rsidR="00E93E71" w:rsidRPr="00E93E71" w14:paraId="6D3E661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A66A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5F75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28FD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365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A166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DEA5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49.795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071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BE1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45.19036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020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-4.604643088</w:t>
            </w:r>
          </w:p>
        </w:tc>
      </w:tr>
      <w:tr w:rsidR="00E93E71" w:rsidRPr="00E93E71" w14:paraId="1651CB5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068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310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EC8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B38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B247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B23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49.795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103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918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45.19036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7A1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-4.604643088</w:t>
            </w:r>
          </w:p>
        </w:tc>
      </w:tr>
      <w:tr w:rsidR="00E93E71" w:rsidRPr="00E93E71" w14:paraId="2093784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F318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855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AE8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27.69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246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223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D2C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42.026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C38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D16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47.19641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E67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5.17041278</w:t>
            </w:r>
          </w:p>
        </w:tc>
      </w:tr>
      <w:tr w:rsidR="00E93E71" w:rsidRPr="00E93E71" w14:paraId="10959E0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92F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CA6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34.05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F84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759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FED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4041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2915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0A5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45.99952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349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-6.166477706</w:t>
            </w:r>
          </w:p>
        </w:tc>
      </w:tr>
      <w:tr w:rsidR="00E93E71" w:rsidRPr="00E93E71" w14:paraId="55EDB47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C88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7AD4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6AD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7E1D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103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F8D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B9DA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01AC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51.58582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A4E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-0.357183378</w:t>
            </w:r>
          </w:p>
        </w:tc>
      </w:tr>
      <w:tr w:rsidR="00E93E71" w:rsidRPr="00E93E71" w14:paraId="176EEB6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30F0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CC7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878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40FC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9EB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484D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C57D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032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38A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E93E71" w:rsidRPr="00E93E71" w14:paraId="19E3AC0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987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DB6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736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5DC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8BE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2B9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632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BE6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26A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E93E71" w:rsidRPr="00E93E71" w14:paraId="3D55110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4BEE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B0A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40.03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E93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54.33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D01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60D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FF6E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523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E43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49.09282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E71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4.300823297</w:t>
            </w:r>
          </w:p>
        </w:tc>
      </w:tr>
      <w:tr w:rsidR="00E93E71" w:rsidRPr="00E93E71" w14:paraId="45D7858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B81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F2A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B56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B16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E91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8C89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46.122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F6F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79D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50.47124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464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4.349235751</w:t>
            </w:r>
          </w:p>
        </w:tc>
      </w:tr>
      <w:tr w:rsidR="00E93E71" w:rsidRPr="00E93E71" w14:paraId="56B03B1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988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767E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D295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AC3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7C0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9C3E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46.088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C3B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F62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51.13328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560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5.045280975</w:t>
            </w:r>
          </w:p>
        </w:tc>
      </w:tr>
      <w:tr w:rsidR="00E93E71" w:rsidRPr="00E93E71" w14:paraId="6526E64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8DE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EE8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096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D76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7F6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A1D0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45.383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587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ADA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54.64541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D3F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9.262410099</w:t>
            </w:r>
          </w:p>
        </w:tc>
      </w:tr>
      <w:tr w:rsidR="00E93E71" w:rsidRPr="00E93E71" w14:paraId="06E595C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C52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676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55AC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AC1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7F37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F55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49.405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EF8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560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49.10779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1E9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-0.297206193</w:t>
            </w:r>
          </w:p>
        </w:tc>
      </w:tr>
      <w:tr w:rsidR="00E93E71" w:rsidRPr="00E93E71" w14:paraId="4894813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08E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FD5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C310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478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C59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30.24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2C9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46.118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88F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EEAD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52.46747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E85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6.349467289</w:t>
            </w:r>
          </w:p>
        </w:tc>
      </w:tr>
      <w:tr w:rsidR="00E93E71" w:rsidRPr="00E93E71" w14:paraId="7705FB5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F29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D59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7555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696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A066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998E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F8EC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0C2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FF4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2.598927074</w:t>
            </w:r>
          </w:p>
        </w:tc>
      </w:tr>
      <w:tr w:rsidR="00E93E71" w:rsidRPr="00E93E71" w14:paraId="3D43DB9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95B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AD9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590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3E5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A93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AFD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8E0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4B4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5E3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2.598927074</w:t>
            </w:r>
          </w:p>
        </w:tc>
      </w:tr>
      <w:tr w:rsidR="00E93E71" w:rsidRPr="00E93E71" w14:paraId="751FAC9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AF0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BA8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E9E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80C3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72A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FAE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50.216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C05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905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53.88383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174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3.667825532</w:t>
            </w:r>
          </w:p>
        </w:tc>
      </w:tr>
      <w:tr w:rsidR="00E93E71" w:rsidRPr="00E93E71" w14:paraId="0562004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2CD7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57F2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EC00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918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E31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C99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50.216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E3F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5804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53.88383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194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3.667825532</w:t>
            </w:r>
          </w:p>
        </w:tc>
      </w:tr>
      <w:tr w:rsidR="00E93E71" w:rsidRPr="00E93E71" w14:paraId="1585CEE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B226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3FE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3E2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678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DC9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27.81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A8A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B88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matK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9FB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50.73425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612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2.964251911</w:t>
            </w:r>
          </w:p>
        </w:tc>
      </w:tr>
      <w:tr w:rsidR="00E93E71" w:rsidRPr="00E93E71" w14:paraId="6DC89DD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039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BA6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00E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35D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1E52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4052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42.082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2E5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7FB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46.31243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E48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4.230433896</w:t>
            </w:r>
          </w:p>
        </w:tc>
      </w:tr>
      <w:tr w:rsidR="00E93E71" w:rsidRPr="00E93E71" w14:paraId="73CEC36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5D3D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C92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9CD7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04D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371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B6C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42.082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0E2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FB47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46.31243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944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4.230433896</w:t>
            </w:r>
          </w:p>
        </w:tc>
      </w:tr>
      <w:tr w:rsidR="00E93E71" w:rsidRPr="00E93E71" w14:paraId="4E7DC48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C12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C8D3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7CF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537F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B04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D67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47.103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A87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6F2B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53.59906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B64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6.496056302</w:t>
            </w:r>
          </w:p>
        </w:tc>
      </w:tr>
      <w:tr w:rsidR="00E93E71" w:rsidRPr="00E93E71" w14:paraId="7C16120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A1F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CF04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F84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86D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A7B4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5B2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54.128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0C1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E80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50.33922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33D8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-3.788782304</w:t>
            </w:r>
          </w:p>
        </w:tc>
      </w:tr>
      <w:tr w:rsidR="00E93E71" w:rsidRPr="00E93E71" w14:paraId="2C175E3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E82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372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12B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11D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349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638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45.24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C5D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6FD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51.16216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9A0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5.922161911</w:t>
            </w:r>
          </w:p>
        </w:tc>
      </w:tr>
      <w:tr w:rsidR="00E93E71" w:rsidRPr="00E93E71" w14:paraId="1E66DCA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595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7F6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808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948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CC49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26CD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45.24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000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5F4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51.16216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3E7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5.922161911</w:t>
            </w:r>
          </w:p>
        </w:tc>
      </w:tr>
      <w:tr w:rsidR="00E93E71" w:rsidRPr="00E93E71" w14:paraId="2EAEFF5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BB8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40AC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B2C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522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F50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2B8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4D8E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52EC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48.28064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9C3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8.38464433</w:t>
            </w:r>
          </w:p>
        </w:tc>
      </w:tr>
      <w:tr w:rsidR="00E93E71" w:rsidRPr="00E93E71" w14:paraId="07ED854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76D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326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7DB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A58C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E40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0CD9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5A4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C04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48.28064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00B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8.38464433</w:t>
            </w:r>
          </w:p>
        </w:tc>
      </w:tr>
      <w:tr w:rsidR="00E93E71" w:rsidRPr="00E93E71" w14:paraId="18C674B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1ED7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E5E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BAE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2AD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680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4A1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43.477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EFE9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2E1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48.34858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4B7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4.871583016</w:t>
            </w:r>
          </w:p>
        </w:tc>
      </w:tr>
      <w:tr w:rsidR="00E93E71" w:rsidRPr="00E93E71" w14:paraId="087CDA3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78EE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50FA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32.58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97BD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23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114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23.16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610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47.503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199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5B2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47.25726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EE2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-0.245735993</w:t>
            </w:r>
          </w:p>
        </w:tc>
      </w:tr>
      <w:tr w:rsidR="00E93E71" w:rsidRPr="00E93E71" w14:paraId="591B4F8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CC9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9B3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32.58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2E7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8B5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E491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23.16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64B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47.503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D64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301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47.25726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C96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-0.245735993</w:t>
            </w:r>
          </w:p>
        </w:tc>
      </w:tr>
      <w:tr w:rsidR="00E93E71" w:rsidRPr="00E93E71" w14:paraId="7363A2C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724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73B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B5A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BFD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FC79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E0C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863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156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F378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E93E71" w:rsidRPr="00E93E71" w14:paraId="4AA5834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81D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64D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AC0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838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402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00C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92C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2C0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287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E93E71" w:rsidRPr="00E93E71" w14:paraId="5952715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AA41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91CF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A0D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364B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019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5F1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11A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2A2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DEB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E93E71" w:rsidRPr="00E93E71" w14:paraId="1634E2F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2BE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5EC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7C80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C38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DD3A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0FC8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3BD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D03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428D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E93E71" w:rsidRPr="00E93E71" w14:paraId="51447FE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F456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ECA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18E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D21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48D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DB8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1B98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F59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51.99068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D47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5.224684669</w:t>
            </w:r>
          </w:p>
        </w:tc>
      </w:tr>
      <w:tr w:rsidR="00E93E71" w:rsidRPr="00E93E71" w14:paraId="072B88C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AE3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5D2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888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E81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7EC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25.22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F2D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59F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DE3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48.81538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6FA5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-0.350618773</w:t>
            </w:r>
          </w:p>
        </w:tc>
      </w:tr>
      <w:tr w:rsidR="00E93E71" w:rsidRPr="00E93E71" w14:paraId="7E28F7A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AAC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5E1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5FC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397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FF5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8F43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50.157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B1A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42B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53.92983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372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3.772831103</w:t>
            </w:r>
          </w:p>
        </w:tc>
      </w:tr>
      <w:tr w:rsidR="00E93E71" w:rsidRPr="00E93E71" w14:paraId="0DA3593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232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7E8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123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A03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29A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FD7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50.157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A92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AA0E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53.92983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297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3.772831103</w:t>
            </w:r>
          </w:p>
        </w:tc>
      </w:tr>
      <w:tr w:rsidR="00E93E71" w:rsidRPr="00E93E71" w14:paraId="75C64D3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155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4E7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39.66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4A6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54B8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AB2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CBA3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44.435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909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62A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51.04652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261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6.61152209</w:t>
            </w:r>
          </w:p>
        </w:tc>
      </w:tr>
      <w:tr w:rsidR="00E93E71" w:rsidRPr="00E93E71" w14:paraId="775E272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C2E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DA0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37.27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325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E26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E687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758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CBD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ADC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46.64803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1E7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1.501033365</w:t>
            </w:r>
          </w:p>
        </w:tc>
      </w:tr>
      <w:tr w:rsidR="00E93E71" w:rsidRPr="00E93E71" w14:paraId="2EE82E8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1B8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00B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852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C53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8C1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9919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689F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D39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1425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4.519302359</w:t>
            </w:r>
          </w:p>
        </w:tc>
      </w:tr>
      <w:tr w:rsidR="00E93E71" w:rsidRPr="00E93E71" w14:paraId="6D9B7A4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4CC6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6553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9E6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47C1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CB90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7649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C5F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597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46.28191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AB3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-9.218087523</w:t>
            </w:r>
          </w:p>
        </w:tc>
      </w:tr>
      <w:tr w:rsidR="00E93E71" w:rsidRPr="00E93E71" w14:paraId="3BA233E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E38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1D0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581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7175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6B7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757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30.698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08E8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F32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673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21.602</w:t>
            </w:r>
          </w:p>
        </w:tc>
      </w:tr>
      <w:tr w:rsidR="00E93E71" w:rsidRPr="00E93E71" w14:paraId="20001AB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D0F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3BC6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C7A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8BE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40E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32.89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C381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358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0D0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54.24901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D08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3.639011348</w:t>
            </w:r>
          </w:p>
        </w:tc>
      </w:tr>
      <w:tr w:rsidR="00E93E71" w:rsidRPr="00E93E71" w14:paraId="2F33593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CB8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C8D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E3E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0600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7CA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14B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758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5D5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53.18895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568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4.482948718</w:t>
            </w:r>
          </w:p>
        </w:tc>
      </w:tr>
      <w:tr w:rsidR="00E93E71" w:rsidRPr="00E93E71" w14:paraId="1FB4CAC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166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5EA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AE4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5E95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64D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EFEB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3C6C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080C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1BA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E93E71" w:rsidRPr="00E93E71" w14:paraId="2C9EA88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D508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B2AF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4B4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7A7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4AC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D81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EA4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ABDF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E22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E93E71" w:rsidRPr="00E93E71" w14:paraId="0B9FBC6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4DC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C91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1FAD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7E1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4A6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9E0D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354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4F5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BAAD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E93E71" w:rsidRPr="00E93E71" w14:paraId="2F243AC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C9E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B2D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CAB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032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4A8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A37D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D9D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A7C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4EC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E93E71" w:rsidRPr="00E93E71" w14:paraId="4C1D61A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EEC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179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4A6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57B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080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BFC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39.036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DD5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AE2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52.15273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FF4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13.11673476</w:t>
            </w:r>
          </w:p>
        </w:tc>
      </w:tr>
      <w:tr w:rsidR="00E93E71" w:rsidRPr="00E93E71" w14:paraId="1453C0D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775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A9F7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41.34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C26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B98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739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31.07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D4F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02F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CBA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53.03936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4C0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12.34935769</w:t>
            </w:r>
          </w:p>
        </w:tc>
      </w:tr>
      <w:tr w:rsidR="00E93E71" w:rsidRPr="00E93E71" w14:paraId="790F226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8EB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B30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44.14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14C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C45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2ADA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72B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48.994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E65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AA2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53.55235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981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4.558353445</w:t>
            </w:r>
          </w:p>
        </w:tc>
      </w:tr>
      <w:tr w:rsidR="0050584C" w:rsidRPr="00E93E71" w14:paraId="16DAF55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A7C1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BB23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43.95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9A7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B91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7D1D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7F9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44.857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9D7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5A19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53.57238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FB3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8.715380585</w:t>
            </w:r>
          </w:p>
        </w:tc>
      </w:tr>
      <w:tr w:rsidR="0050584C" w:rsidRPr="00E93E71" w14:paraId="113E4DB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1B7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DA2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955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CE3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902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84D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46.551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147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738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54.17131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BB7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7.620314345</w:t>
            </w:r>
          </w:p>
        </w:tc>
      </w:tr>
      <w:tr w:rsidR="0050584C" w:rsidRPr="00E93E71" w14:paraId="38FB072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903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D2B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F87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95B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629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F8A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BC6B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56F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C7D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4.471211875</w:t>
            </w:r>
          </w:p>
        </w:tc>
      </w:tr>
      <w:tr w:rsidR="0050584C" w:rsidRPr="00E93E71" w14:paraId="52F74F0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F55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A02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AD1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DE4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3036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B932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0DF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BA7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B06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4.65</w:t>
            </w:r>
          </w:p>
        </w:tc>
      </w:tr>
      <w:tr w:rsidR="0050584C" w:rsidRPr="00E93E71" w14:paraId="6275026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A07A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851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85F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CCC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B3A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B99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DF3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AC33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51.14772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FB6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9.50072388</w:t>
            </w:r>
          </w:p>
        </w:tc>
      </w:tr>
      <w:tr w:rsidR="0050584C" w:rsidRPr="00E93E71" w14:paraId="4F754D1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A0E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398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C1E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CCA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13D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F6D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3D1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240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050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22.8906897</w:t>
            </w:r>
          </w:p>
        </w:tc>
      </w:tr>
      <w:tr w:rsidR="0050584C" w:rsidRPr="00E93E71" w14:paraId="398B7AF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AA7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931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505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D99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FCD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C47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A7A4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404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51.78527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76F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15.82126637</w:t>
            </w:r>
          </w:p>
        </w:tc>
      </w:tr>
      <w:tr w:rsidR="0050584C" w:rsidRPr="00E93E71" w14:paraId="5F135C2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987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CBAE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478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A67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1DF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6285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50.008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902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2CC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54.87156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F2EA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4.863564832</w:t>
            </w:r>
          </w:p>
        </w:tc>
      </w:tr>
      <w:tr w:rsidR="0050584C" w:rsidRPr="00E93E71" w14:paraId="5F44374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2DE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EC8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6C6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593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26D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E6B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ED0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87EF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56.08638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4E1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3.293383551</w:t>
            </w:r>
          </w:p>
        </w:tc>
      </w:tr>
      <w:tr w:rsidR="0050584C" w:rsidRPr="00E93E71" w14:paraId="36667E2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09F6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FF7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25C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32B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D7D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17.14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46A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05B3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psbM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032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42.67669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178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-4.323313026</w:t>
            </w:r>
          </w:p>
        </w:tc>
      </w:tr>
      <w:tr w:rsidR="0050584C" w:rsidRPr="00E93E71" w14:paraId="000BAFA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20C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01E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3C2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25B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450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E7D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D3F0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F16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53.54567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7B3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7.525673867</w:t>
            </w:r>
          </w:p>
        </w:tc>
      </w:tr>
      <w:tr w:rsidR="0050584C" w:rsidRPr="00E93E71" w14:paraId="08166AB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F27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6C3D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FC1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F2B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9C1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BDD8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56.893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43F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psbT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CE76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D5E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-2.361788125</w:t>
            </w:r>
          </w:p>
        </w:tc>
      </w:tr>
      <w:tr w:rsidR="0050584C" w:rsidRPr="00E93E71" w14:paraId="5B54BBA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08D4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D0F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FB50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C65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2AC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97D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44.431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DB0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psbZ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8A5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48.95047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D64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4.519466527</w:t>
            </w:r>
          </w:p>
        </w:tc>
      </w:tr>
      <w:tr w:rsidR="0050584C" w:rsidRPr="00E93E71" w14:paraId="6F2A37A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03A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8A7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43.63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2E2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57.98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A4A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E9A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5C9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47.439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1E8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rbcL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563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51.7355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441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4.296504828</w:t>
            </w:r>
          </w:p>
        </w:tc>
      </w:tr>
      <w:tr w:rsidR="0050584C" w:rsidRPr="00E93E71" w14:paraId="46AF5C3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61E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EF88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CD3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674E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765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30.22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3D3C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51.518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167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3F5B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52.45355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840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0.935546387</w:t>
            </w:r>
          </w:p>
        </w:tc>
      </w:tr>
      <w:tr w:rsidR="0050584C" w:rsidRPr="00E93E71" w14:paraId="0A2AF3C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27E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2AF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D5F0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52.63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FC5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B0A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25.56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039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52.831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E8C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F4E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49.07036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A0E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-3.760637685</w:t>
            </w:r>
          </w:p>
        </w:tc>
      </w:tr>
      <w:tr w:rsidR="0050584C" w:rsidRPr="00E93E71" w14:paraId="794018E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70A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3A8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BD8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F3B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C7C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B36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37.282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541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FB4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45.18273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FF6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7.900725645</w:t>
            </w:r>
          </w:p>
        </w:tc>
      </w:tr>
      <w:tr w:rsidR="0050584C" w:rsidRPr="00E93E71" w14:paraId="1B50E82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98E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AD9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B71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63A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CED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C2E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43.529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2E8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FE4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51.55724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AF4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8.028237022</w:t>
            </w:r>
          </w:p>
        </w:tc>
      </w:tr>
      <w:tr w:rsidR="0050584C" w:rsidRPr="00E93E71" w14:paraId="02C2031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7E6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099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B46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A8C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744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24.52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7224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178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B11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48.2882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826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5.613195139</w:t>
            </w:r>
          </w:p>
        </w:tc>
      </w:tr>
      <w:tr w:rsidR="0050584C" w:rsidRPr="00E93E71" w14:paraId="5928D9F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D3D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4C8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2423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712D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873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645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49.603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A130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AB2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3B6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-0.953</w:t>
            </w:r>
          </w:p>
        </w:tc>
      </w:tr>
      <w:tr w:rsidR="0050584C" w:rsidRPr="00E93E71" w14:paraId="10B4DB1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EF6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006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55D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031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B3F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E95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AE5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83E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7C04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50584C" w:rsidRPr="00E93E71" w14:paraId="317E345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4DB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E78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100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DAF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3463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614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8C0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3D2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1617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50584C" w:rsidRPr="00E93E71" w14:paraId="60A16F7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AF4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8023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E6F9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00B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FDD2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CB2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5FF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A0F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56.69207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45C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6.149069653</w:t>
            </w:r>
          </w:p>
        </w:tc>
      </w:tr>
      <w:tr w:rsidR="0050584C" w:rsidRPr="00E93E71" w14:paraId="54A0CDF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D00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1FB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A8F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39.47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19C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BB38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209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36.35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3C8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63F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E39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11.30230236</w:t>
            </w:r>
          </w:p>
        </w:tc>
      </w:tr>
      <w:tr w:rsidR="0050584C" w:rsidRPr="00E93E71" w14:paraId="1D4D6E2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985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4B79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34.68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106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1F6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C04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0D5C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45.554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1AD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7AB7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48.92797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144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3.373966954</w:t>
            </w:r>
          </w:p>
        </w:tc>
      </w:tr>
      <w:tr w:rsidR="0050584C" w:rsidRPr="00E93E71" w14:paraId="76B96ED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750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A9D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23A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977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77E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4F7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48.641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61C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44A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51.22707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38F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2.586072326</w:t>
            </w:r>
          </w:p>
        </w:tc>
      </w:tr>
      <w:tr w:rsidR="0050584C" w:rsidRPr="00E93E71" w14:paraId="3733478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E5B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8B0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4967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C99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DD2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21F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48.287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DDE0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A2B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02E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2.154927074</w:t>
            </w:r>
          </w:p>
        </w:tc>
      </w:tr>
      <w:tr w:rsidR="0050584C" w:rsidRPr="00E93E71" w14:paraId="31248F3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B85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C6E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F868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2E7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36.76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7A2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E04E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49.702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40B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608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51.35659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92E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1.65459038</w:t>
            </w:r>
          </w:p>
        </w:tc>
      </w:tr>
      <w:tr w:rsidR="0050584C" w:rsidRPr="00E93E71" w14:paraId="4E54A14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6D3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ECA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04D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41.95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52D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56D0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7E1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50.439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245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D86A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52.06124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AAE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1.62223729</w:t>
            </w:r>
          </w:p>
        </w:tc>
      </w:tr>
      <w:tr w:rsidR="0050584C" w:rsidRPr="00E93E71" w14:paraId="706BF78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C70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2EBF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FC2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44.96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DDF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34.03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CC3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D6A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48.837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9BE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3239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49.12276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520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0.285761517</w:t>
            </w:r>
          </w:p>
        </w:tc>
      </w:tr>
      <w:tr w:rsidR="0050584C" w:rsidRPr="00E93E71" w14:paraId="29EBB22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4D2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FC65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2E2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77BF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38.28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ABF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26.32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9F28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46.617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083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A1B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49.63733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CF9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3.020327271</w:t>
            </w:r>
          </w:p>
        </w:tc>
      </w:tr>
      <w:tr w:rsidR="0050584C" w:rsidRPr="00E93E71" w14:paraId="30BD402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EC5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334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39.74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96C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0C4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2047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B0A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0BB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0CB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49.13024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A45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-0.939755683</w:t>
            </w:r>
          </w:p>
        </w:tc>
      </w:tr>
      <w:tr w:rsidR="0050584C" w:rsidRPr="00E93E71" w14:paraId="3D42A39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51C5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2AE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76E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0C9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157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22.56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6C0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44.946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61F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058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46.80047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193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1.854474969</w:t>
            </w:r>
          </w:p>
        </w:tc>
      </w:tr>
      <w:tr w:rsidR="0050584C" w:rsidRPr="00E93E71" w14:paraId="29520CC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A47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222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204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3515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942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DE3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51.001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068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13A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46.05296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5455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-4.948044933</w:t>
            </w:r>
          </w:p>
        </w:tc>
      </w:tr>
      <w:tr w:rsidR="0050584C" w:rsidRPr="00E93E71" w14:paraId="5F0AC4A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126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F3C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CF0A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D7B7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B65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52DF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49.966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2F3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2F5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53.83772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480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3.871720079</w:t>
            </w:r>
          </w:p>
        </w:tc>
      </w:tr>
      <w:tr w:rsidR="0050584C" w:rsidRPr="00E93E71" w14:paraId="2C8847D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7CC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5C2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22D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281E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839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F45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9620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5BEE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54.74001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3D4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9.000008231</w:t>
            </w:r>
          </w:p>
        </w:tc>
      </w:tr>
      <w:tr w:rsidR="0050584C" w:rsidRPr="00E93E71" w14:paraId="1564EEA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39B8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607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829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0C4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7471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647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52.599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F77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916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FC05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-1.755576284</w:t>
            </w:r>
          </w:p>
        </w:tc>
      </w:tr>
      <w:tr w:rsidR="0050584C" w:rsidRPr="00E93E71" w14:paraId="0DCCA38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3A0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D165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DBA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97F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1C1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AAF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52.599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FE3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1A5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A479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-1.755576284</w:t>
            </w:r>
          </w:p>
        </w:tc>
      </w:tr>
      <w:tr w:rsidR="0050584C" w:rsidRPr="00E93E71" w14:paraId="7491C53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A67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3DE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318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BA2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615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27F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49.795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C62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FB6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45.19036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68B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-4.604643088</w:t>
            </w:r>
          </w:p>
        </w:tc>
      </w:tr>
      <w:tr w:rsidR="0050584C" w:rsidRPr="00E93E71" w14:paraId="4BB3BB2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837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B1B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C67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124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16D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872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49.795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FC0E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40C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45.19036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45B8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-4.604643088</w:t>
            </w:r>
          </w:p>
        </w:tc>
      </w:tr>
      <w:tr w:rsidR="0050584C" w:rsidRPr="00E93E71" w14:paraId="745C26B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F59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ABF7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FC4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A7E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A7C4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8D8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37.752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98D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F37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48.13708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79DE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10.38508372</w:t>
            </w:r>
          </w:p>
        </w:tc>
      </w:tr>
      <w:tr w:rsidR="0050584C" w:rsidRPr="00E93E71" w14:paraId="0374E92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6CD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0BF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D08A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9EA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2B2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CF85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1E8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AE56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45.99952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C2D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-8.586477706</w:t>
            </w:r>
          </w:p>
        </w:tc>
      </w:tr>
      <w:tr w:rsidR="0050584C" w:rsidRPr="00E93E71" w14:paraId="73B4B2C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168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59A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BF9D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EAF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80D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32.34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9B3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44C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80C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53.8904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59C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-0.701596111</w:t>
            </w:r>
          </w:p>
        </w:tc>
      </w:tr>
      <w:tr w:rsidR="0050584C" w:rsidRPr="00E93E71" w14:paraId="59508C5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A52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DA8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3D6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8A4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8C6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5EC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693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63D4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C36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50584C" w:rsidRPr="00E93E71" w14:paraId="5B9CDE1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2423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1D6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1152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91BA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B6F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234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791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5EC3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93A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50584C" w:rsidRPr="00E93E71" w14:paraId="74740FF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0A0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1547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3EF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18E9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578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DF7F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49.184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9A6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accD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3D9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53.29719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B0A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4.113191376</w:t>
            </w:r>
          </w:p>
        </w:tc>
      </w:tr>
      <w:tr w:rsidR="0050584C" w:rsidRPr="00E93E71" w14:paraId="1D9EFBD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46C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88C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40.03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731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53F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2F3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7892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44.765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B73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CC7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49.2424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CBF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4.47740072</w:t>
            </w:r>
          </w:p>
        </w:tc>
      </w:tr>
      <w:tr w:rsidR="0050584C" w:rsidRPr="00E93E71" w14:paraId="5D5533C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3110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3EE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475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D02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6EE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3F1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03B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E41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50.62483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37B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4.307831035</w:t>
            </w:r>
          </w:p>
        </w:tc>
      </w:tr>
      <w:tr w:rsidR="0050584C" w:rsidRPr="00E93E71" w14:paraId="0033B0D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0DB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72E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310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0363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4C8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8EB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47.054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D039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0AD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50.5883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F24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3.534303186</w:t>
            </w:r>
          </w:p>
        </w:tc>
      </w:tr>
      <w:tr w:rsidR="0050584C" w:rsidRPr="00E93E71" w14:paraId="1554490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448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3B9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7C9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521A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6CE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8C7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BF70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FCC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54.64541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B29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9.153410099</w:t>
            </w:r>
          </w:p>
        </w:tc>
      </w:tr>
      <w:tr w:rsidR="0050584C" w:rsidRPr="00E93E71" w14:paraId="5DC756A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355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66B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14E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CCF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C78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5A2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51.174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908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AFC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50.9088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426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-0.265195476</w:t>
            </w:r>
          </w:p>
        </w:tc>
      </w:tr>
      <w:tr w:rsidR="0050584C" w:rsidRPr="00E93E71" w14:paraId="75A70A1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3E1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09B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643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040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FC2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29.44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C7E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46.049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F26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702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51.90583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C57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5.856829597</w:t>
            </w:r>
          </w:p>
        </w:tc>
      </w:tr>
      <w:tr w:rsidR="0050584C" w:rsidRPr="00E93E71" w14:paraId="180A085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B27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683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C2E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F90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FE0D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81D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F90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36A6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723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2.598927074</w:t>
            </w:r>
          </w:p>
        </w:tc>
      </w:tr>
      <w:tr w:rsidR="0050584C" w:rsidRPr="00E93E71" w14:paraId="61707EC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E00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8EE4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815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8EF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04B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051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544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07F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89E7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2.598927074</w:t>
            </w:r>
          </w:p>
        </w:tc>
      </w:tr>
      <w:tr w:rsidR="0050584C" w:rsidRPr="00E93E71" w14:paraId="0F221D3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DBC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079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AA3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E95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F9C1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DF0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437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8CD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58F7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7.620241141</w:t>
            </w:r>
          </w:p>
        </w:tc>
      </w:tr>
      <w:tr w:rsidR="0050584C" w:rsidRPr="00E93E71" w14:paraId="5C37D49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75C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2A0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B24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5D5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ECB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3E3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A22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3B5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BBC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7.620241141</w:t>
            </w:r>
          </w:p>
        </w:tc>
      </w:tr>
      <w:tr w:rsidR="0050584C" w:rsidRPr="00E93E71" w14:paraId="47F63CD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3EB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3C8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7DD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F4B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CF96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EF9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54.141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068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infA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AA6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49.10779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6D0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-5.033206193</w:t>
            </w:r>
          </w:p>
        </w:tc>
      </w:tr>
      <w:tr w:rsidR="0050584C" w:rsidRPr="00E93E71" w14:paraId="6D0A540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88D5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E0C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963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367B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22C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0A9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47.256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984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matK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B6F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50.30249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6B1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3.046487833</w:t>
            </w:r>
          </w:p>
        </w:tc>
      </w:tr>
      <w:tr w:rsidR="0050584C" w:rsidRPr="00E93E71" w14:paraId="43D7E41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623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9DD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CB7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32F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1E4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EE9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A39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E77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46.35821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809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4.712212705</w:t>
            </w:r>
          </w:p>
        </w:tc>
      </w:tr>
      <w:tr w:rsidR="0050584C" w:rsidRPr="00E93E71" w14:paraId="17E67F8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652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AF58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988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415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FBC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4A2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0B5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585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46.35821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5917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4.712212705</w:t>
            </w:r>
          </w:p>
        </w:tc>
      </w:tr>
      <w:tr w:rsidR="0050584C" w:rsidRPr="00E93E71" w14:paraId="2C032FD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85B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9B33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125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41.38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343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6F0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722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46.595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E65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831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53.56571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713B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6.970706806</w:t>
            </w:r>
          </w:p>
        </w:tc>
      </w:tr>
      <w:tr w:rsidR="0050584C" w:rsidRPr="00E93E71" w14:paraId="6C9C443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EAB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7B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3722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207B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BF4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1F7C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F29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BE5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49.73385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D3BA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-6.353148423</w:t>
            </w:r>
          </w:p>
        </w:tc>
      </w:tr>
      <w:tr w:rsidR="0050584C" w:rsidRPr="00E93E71" w14:paraId="1685025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304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D6D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E2E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9BE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F5A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CDF3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FCC0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2DF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51.16216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8A4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5.796161911</w:t>
            </w:r>
          </w:p>
        </w:tc>
      </w:tr>
      <w:tr w:rsidR="0050584C" w:rsidRPr="00E93E71" w14:paraId="5CF211F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74C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3FC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1F3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40.32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6C3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4C2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28.14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7120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44.95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A60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60D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50.97409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1EC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6.024091892</w:t>
            </w:r>
          </w:p>
        </w:tc>
      </w:tr>
      <w:tr w:rsidR="0050584C" w:rsidRPr="00E93E71" w14:paraId="7969873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931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D96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330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87F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34.65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CE6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DA1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5A1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8D63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48.46172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66E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8.56571884</w:t>
            </w:r>
          </w:p>
        </w:tc>
      </w:tr>
      <w:tr w:rsidR="0050584C" w:rsidRPr="00E93E71" w14:paraId="7772C1E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74AE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6CC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E08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850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34.65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882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B1EC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B80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28D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48.46172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4B7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8.56571884</w:t>
            </w:r>
          </w:p>
        </w:tc>
      </w:tr>
      <w:tr w:rsidR="0050584C" w:rsidRPr="00E93E71" w14:paraId="235DF60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6D0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E47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3DA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C12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35.83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DEEE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24.47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7D27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42.541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72E6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82C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48.25044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117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5.709435995</w:t>
            </w:r>
          </w:p>
        </w:tc>
      </w:tr>
      <w:tr w:rsidR="0050584C" w:rsidRPr="00E93E71" w14:paraId="5D45E13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B3EB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50AF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1F4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C00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998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4D6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3C7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2D8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9E34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-0.333628448</w:t>
            </w:r>
          </w:p>
        </w:tc>
      </w:tr>
      <w:tr w:rsidR="0050584C" w:rsidRPr="00E93E71" w14:paraId="52DB7CC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DE06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BA77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89FE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DBB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186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6C8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6D7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6A9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86D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-0.333628448</w:t>
            </w:r>
          </w:p>
        </w:tc>
      </w:tr>
      <w:tr w:rsidR="0050584C" w:rsidRPr="00E93E71" w14:paraId="6DB807A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F2B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9FB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6D91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89B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FD67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93E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5E1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627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44E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50584C" w:rsidRPr="00E93E71" w14:paraId="71978E3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ACD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CA3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AA7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7DF1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834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12E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5B7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AC4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750D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50584C" w:rsidRPr="00E93E71" w14:paraId="14721FB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3769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839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5A82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573A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DE0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E1D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FD9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2853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67A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50584C" w:rsidRPr="00E93E71" w14:paraId="19D4AF8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81C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DE2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9A2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CC7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C07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998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93E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00D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677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50584C" w:rsidRPr="00E93E71" w14:paraId="36EC4FC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E6B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442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1A7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92F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2E7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938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45.032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791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79A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51.54294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954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6.510939224</w:t>
            </w:r>
          </w:p>
        </w:tc>
      </w:tr>
      <w:tr w:rsidR="0050584C" w:rsidRPr="00E93E71" w14:paraId="5754FF1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BE23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859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EE5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61A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D660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4DAE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51.108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1B57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26C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49.14521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A2D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-1.962792198</w:t>
            </w:r>
          </w:p>
        </w:tc>
      </w:tr>
      <w:tr w:rsidR="0050584C" w:rsidRPr="00E93E71" w14:paraId="6038164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CBA0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B10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D58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567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C70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10E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49.848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7489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C5A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53.72534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E4DE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3.877338387</w:t>
            </w:r>
          </w:p>
        </w:tc>
      </w:tr>
      <w:tr w:rsidR="0050584C" w:rsidRPr="00E93E71" w14:paraId="1F26901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CB7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DF66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59EF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4AD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1D6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52F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49.848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216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054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53.72534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EBF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3.877338387</w:t>
            </w:r>
          </w:p>
        </w:tc>
      </w:tr>
      <w:tr w:rsidR="0050584C" w:rsidRPr="00E93E71" w14:paraId="1099BD5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7261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0039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7CC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8D4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2982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7715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44.342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02B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D39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50.71239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6A6B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6.370387453</w:t>
            </w:r>
          </w:p>
        </w:tc>
      </w:tr>
      <w:tr w:rsidR="0050584C" w:rsidRPr="00E93E71" w14:paraId="4A316B3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0C6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599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8C55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D71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64E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E0E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45.022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E49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70E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47.12032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C21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2.098323468</w:t>
            </w:r>
          </w:p>
        </w:tc>
      </w:tr>
      <w:tr w:rsidR="0050584C" w:rsidRPr="00E93E71" w14:paraId="7FC3581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B6C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F7C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333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E4C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FF6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D43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0F5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368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2962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4.519302359</w:t>
            </w:r>
          </w:p>
        </w:tc>
      </w:tr>
      <w:tr w:rsidR="0050584C" w:rsidRPr="00E93E71" w14:paraId="27122C3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711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BBB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6CD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727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B3B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465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4A8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F40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46.28191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6EE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-9.218087523</w:t>
            </w:r>
          </w:p>
        </w:tc>
      </w:tr>
      <w:tr w:rsidR="0050584C" w:rsidRPr="00E93E71" w14:paraId="35AADDC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60A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21B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2D0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2EF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509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DB57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30.698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08B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74A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402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21.602</w:t>
            </w:r>
          </w:p>
        </w:tc>
      </w:tr>
      <w:tr w:rsidR="0050584C" w:rsidRPr="00E93E71" w14:paraId="5CAD943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0C20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AA5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A7D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A60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DF0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3CD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50.489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162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CF77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54.16483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251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3.675825677</w:t>
            </w:r>
          </w:p>
        </w:tc>
      </w:tr>
      <w:tr w:rsidR="0050584C" w:rsidRPr="00E93E71" w14:paraId="1DA468B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CC9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21F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40.82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0FE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769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E4B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2E8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48.181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1EC9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A9C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52.90948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3D8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4.728475383</w:t>
            </w:r>
          </w:p>
        </w:tc>
      </w:tr>
      <w:tr w:rsidR="0050584C" w:rsidRPr="00E93E71" w14:paraId="2E9E425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2E0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FA7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EED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71B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96E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57B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D7E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9AD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B45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50584C" w:rsidRPr="00E93E71" w14:paraId="7DEF246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63DA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BB4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1B1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C57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998D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D0B0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B93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40B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92B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50584C" w:rsidRPr="00E93E71" w14:paraId="0CB8C0B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37D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FAA1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CE4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D03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006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542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4BB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98E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79CC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50584C" w:rsidRPr="00E93E71" w14:paraId="77EF1A3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C569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B57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D861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2343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0BB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44BC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353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870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FE7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50584C" w:rsidRPr="00E93E71" w14:paraId="6E9D329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D70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45A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827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A3C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26E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D3F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39.036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BC19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777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52.15273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F50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13.11673476</w:t>
            </w:r>
          </w:p>
        </w:tc>
      </w:tr>
      <w:tr w:rsidR="0050584C" w:rsidRPr="00E93E71" w14:paraId="4EEC5F5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AA35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1B1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782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0027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C1F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31.07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B7B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41.524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C03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7EE4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53.03936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1C0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11.51535769</w:t>
            </w:r>
          </w:p>
        </w:tc>
      </w:tr>
      <w:tr w:rsidR="0050584C" w:rsidRPr="00E93E71" w14:paraId="4F945B3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355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3D7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0920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193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28F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C7CD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776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BE2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53.28369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9DD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4.744686767</w:t>
            </w:r>
          </w:p>
        </w:tc>
      </w:tr>
      <w:tr w:rsidR="0050584C" w:rsidRPr="00E93E71" w14:paraId="753B6C2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C1F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91B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73E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346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5A0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FF9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2B0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CC45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53.57238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BBA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8.466380585</w:t>
            </w:r>
          </w:p>
        </w:tc>
      </w:tr>
      <w:tr w:rsidR="0050584C" w:rsidRPr="00E93E71" w14:paraId="5F8ECAA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B068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C9B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42.37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24F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B0B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45B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86EF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45.802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298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C316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53.61238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530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7.810382492</w:t>
            </w:r>
          </w:p>
        </w:tc>
      </w:tr>
      <w:tr w:rsidR="0050584C" w:rsidRPr="00E93E71" w14:paraId="0ABE79B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0CC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7B2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118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649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1291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3C3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BDE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147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2F3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4.471211875</w:t>
            </w:r>
          </w:p>
        </w:tc>
      </w:tr>
      <w:tr w:rsidR="0050584C" w:rsidRPr="00E93E71" w14:paraId="7E1F124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060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89AA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696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A2E8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17B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DF0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6B7F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063C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C37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4.65</w:t>
            </w:r>
          </w:p>
        </w:tc>
      </w:tr>
      <w:tr w:rsidR="0050584C" w:rsidRPr="00E93E71" w14:paraId="108048B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0DB4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084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A04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163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754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11A3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42.805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84E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ED9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51.14772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85C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8.34272388</w:t>
            </w:r>
          </w:p>
        </w:tc>
      </w:tr>
      <w:tr w:rsidR="0050584C" w:rsidRPr="00E93E71" w14:paraId="734FD87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1E4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5FF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49E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EFE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766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B6B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752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965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727D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22.8906897</w:t>
            </w:r>
          </w:p>
        </w:tc>
      </w:tr>
      <w:tr w:rsidR="0050584C" w:rsidRPr="00E93E71" w14:paraId="7B64F53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F33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513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9BA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1F86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E09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C4E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5A42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841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51.78527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796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15.82126637</w:t>
            </w:r>
          </w:p>
        </w:tc>
      </w:tr>
      <w:tr w:rsidR="0050584C" w:rsidRPr="00E93E71" w14:paraId="7A1B00F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161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A1AA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24DE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470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762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3BEA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54.824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96A1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31A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55.84394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4C3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1.019944876</w:t>
            </w:r>
          </w:p>
        </w:tc>
      </w:tr>
      <w:tr w:rsidR="0050584C" w:rsidRPr="00E93E71" w14:paraId="3184777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0F5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BB2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015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510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368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842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FEC8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F8A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56.08638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6FF1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3.293383551</w:t>
            </w:r>
          </w:p>
        </w:tc>
      </w:tr>
      <w:tr w:rsidR="0050584C" w:rsidRPr="00E93E71" w14:paraId="180B3C7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7A6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C5B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F74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8B6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259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EA7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59.686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1558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psbM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9F4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085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-11.036</w:t>
            </w:r>
          </w:p>
        </w:tc>
      </w:tr>
      <w:tr w:rsidR="0050584C" w:rsidRPr="00E93E71" w14:paraId="3A0AA20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ACD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461E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FA9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493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C65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C27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C15F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6AB2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53.54567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E7B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7.525673867</w:t>
            </w:r>
          </w:p>
        </w:tc>
      </w:tr>
      <w:tr w:rsidR="0050584C" w:rsidRPr="00E93E71" w14:paraId="201BFD4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F7FD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6FD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4DF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BB7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FDB5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52A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56.893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B60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psbT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0031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EB6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-2.361788125</w:t>
            </w:r>
          </w:p>
        </w:tc>
      </w:tr>
      <w:tr w:rsidR="0050584C" w:rsidRPr="00E93E71" w14:paraId="7234756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F4D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B6B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8D7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FCC4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965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CF6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46.925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302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psbZ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AD2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50.12584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6343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3.200842687</w:t>
            </w:r>
          </w:p>
        </w:tc>
      </w:tr>
      <w:tr w:rsidR="0050584C" w:rsidRPr="00E93E71" w14:paraId="1765854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92C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DCD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43.56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AD6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58.61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DB59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5F5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9DF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46.912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EF4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rbcL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A9E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51.58582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C45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4.673816622</w:t>
            </w:r>
          </w:p>
        </w:tc>
      </w:tr>
      <w:tr w:rsidR="0050584C" w:rsidRPr="00E93E71" w14:paraId="1820ACF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782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0C18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15DF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3ECA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6BE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29.48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4AF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49.344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608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93F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51.93414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6D1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2.590137689</w:t>
            </w:r>
          </w:p>
        </w:tc>
      </w:tr>
      <w:tr w:rsidR="0050584C" w:rsidRPr="00E93E71" w14:paraId="44EB6A5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993F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1E3B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1DF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6F99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528E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768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50.124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9C1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09A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50.33922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879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0.215217696</w:t>
            </w:r>
          </w:p>
        </w:tc>
      </w:tr>
      <w:tr w:rsidR="0050584C" w:rsidRPr="00E93E71" w14:paraId="3AC0557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A6E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782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39.95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A31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C0A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52.21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C6F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19.85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AA6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36.588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312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BF1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44.73269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74F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8.144686853</w:t>
            </w:r>
          </w:p>
        </w:tc>
      </w:tr>
      <w:tr w:rsidR="0050584C" w:rsidRPr="00E93E71" w14:paraId="793CAA0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A76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BABA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0B0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C6E1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BDC3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B7D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43.529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83A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BBC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51.55724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DCE4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8.028237022</w:t>
            </w:r>
          </w:p>
        </w:tc>
      </w:tr>
      <w:tr w:rsidR="0050584C" w:rsidRPr="00E93E71" w14:paraId="6E42ACA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343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E58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235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B06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692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24.52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CE2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90E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3CE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48.2882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F6EF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5.613195139</w:t>
            </w:r>
          </w:p>
        </w:tc>
      </w:tr>
      <w:tr w:rsidR="0050584C" w:rsidRPr="00E93E71" w14:paraId="3834621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731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589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99EE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40.86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023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E04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22.58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5A1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48.969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BEA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D59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46.81571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4DF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-2.153285144</w:t>
            </w:r>
          </w:p>
        </w:tc>
      </w:tr>
      <w:tr w:rsidR="0050584C" w:rsidRPr="00E93E71" w14:paraId="380676D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A483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BCE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82E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E73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4B0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495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BF46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C96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6EC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50584C" w:rsidRPr="00E93E71" w14:paraId="09E7E23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0AD6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0DA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65F3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36A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430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B1C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A054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1E1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184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50584C" w:rsidRPr="00E93E71" w14:paraId="1373E27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EE9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A11A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775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AC94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041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7591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59.955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15F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6B5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57.40184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B3F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-2.553159746</w:t>
            </w:r>
          </w:p>
        </w:tc>
      </w:tr>
      <w:tr w:rsidR="0050584C" w:rsidRPr="00E93E71" w14:paraId="7DF6B25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2BF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B92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A44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FCB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713C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9A7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26.489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E2A8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860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867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21.16330236</w:t>
            </w:r>
          </w:p>
        </w:tc>
      </w:tr>
      <w:tr w:rsidR="0050584C" w:rsidRPr="00E93E71" w14:paraId="17753C9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511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49B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AD6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82E4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7EE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639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44.848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000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5DB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48.51447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F52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3.666473444</w:t>
            </w:r>
          </w:p>
        </w:tc>
      </w:tr>
      <w:tr w:rsidR="0050584C" w:rsidRPr="00E93E71" w14:paraId="68650CD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2BF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75C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9C5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8D2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8BE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5DB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48.642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C407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7BA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51.37096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6B09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2.728955972</w:t>
            </w:r>
          </w:p>
        </w:tc>
      </w:tr>
      <w:tr w:rsidR="0050584C" w:rsidRPr="00E93E71" w14:paraId="0C128EC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A73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D65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B925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BA0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2B0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CCD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48.476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5F0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0DC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50.48588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A86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2.009883871</w:t>
            </w:r>
          </w:p>
        </w:tc>
      </w:tr>
      <w:tr w:rsidR="0050584C" w:rsidRPr="00E93E71" w14:paraId="3A85FC5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BB5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716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26C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FA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968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FC5F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F47C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A3E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51.29908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4DA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1.679077142</w:t>
            </w:r>
          </w:p>
        </w:tc>
      </w:tr>
      <w:tr w:rsidR="0050584C" w:rsidRPr="00E93E71" w14:paraId="34EDB3F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F23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6903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FF0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41.95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C5F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73E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019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50.105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C08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D1CC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52.06124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9ADB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1.95623729</w:t>
            </w:r>
          </w:p>
        </w:tc>
      </w:tr>
      <w:tr w:rsidR="0050584C" w:rsidRPr="00E93E71" w14:paraId="641FEAE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1DC2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B4E1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35.15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7C5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F95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D230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257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43F3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429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49.66704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4E4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3.174042131</w:t>
            </w:r>
          </w:p>
        </w:tc>
      </w:tr>
      <w:tr w:rsidR="0050584C" w:rsidRPr="00E93E71" w14:paraId="1CAC027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394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C6B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FCD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B14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194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25.84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2AA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48.416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342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927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49.27975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0AB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0.863749898</w:t>
            </w:r>
          </w:p>
        </w:tc>
      </w:tr>
      <w:tr w:rsidR="0050584C" w:rsidRPr="00E93E71" w14:paraId="4AFAC0F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72F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CCC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57D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65D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5C7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7AA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004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E9A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A12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2.295</w:t>
            </w:r>
          </w:p>
        </w:tc>
      </w:tr>
      <w:tr w:rsidR="0050584C" w:rsidRPr="00E93E71" w14:paraId="3465E98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9F9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B7C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33.58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6E6A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A68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DA1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21.05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541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40.338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0289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E32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45.64835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CDAC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5.310351294</w:t>
            </w:r>
          </w:p>
        </w:tc>
      </w:tr>
      <w:tr w:rsidR="0050584C" w:rsidRPr="00E93E71" w14:paraId="37C155A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BC85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D7F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FA1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8BF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6C6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F96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51.001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1C3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53F8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46.05296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F66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-4.948044933</w:t>
            </w:r>
          </w:p>
        </w:tc>
      </w:tr>
      <w:tr w:rsidR="0050584C" w:rsidRPr="00E93E71" w14:paraId="7A963FA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FCA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0F9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356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2A1C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412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BBB7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44.647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8E0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A40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51.61437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FD90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6.967374785</w:t>
            </w:r>
          </w:p>
        </w:tc>
      </w:tr>
      <w:tr w:rsidR="0050584C" w:rsidRPr="00E93E71" w14:paraId="3894AD4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13D2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F23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4D9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4981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A45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87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43.475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867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19F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54.74001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FD0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11.26500823</w:t>
            </w:r>
          </w:p>
        </w:tc>
      </w:tr>
      <w:tr w:rsidR="0050584C" w:rsidRPr="00E93E71" w14:paraId="632BCE2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834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052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112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2BF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98A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262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E56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134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D39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-4.473576284</w:t>
            </w:r>
          </w:p>
        </w:tc>
      </w:tr>
      <w:tr w:rsidR="0050584C" w:rsidRPr="00E93E71" w14:paraId="509A662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FF8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AFE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649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F2F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803F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0A96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30A8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824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869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-4.473576284</w:t>
            </w:r>
          </w:p>
        </w:tc>
      </w:tr>
      <w:tr w:rsidR="0050584C" w:rsidRPr="00E93E71" w14:paraId="36CC2B5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4D14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3A5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0A0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1AC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AC88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0FD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F47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A712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45.19036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515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-4.999643088</w:t>
            </w:r>
          </w:p>
        </w:tc>
      </w:tr>
      <w:tr w:rsidR="0050584C" w:rsidRPr="00E93E71" w14:paraId="23F3A77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77E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187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F09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DDD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6C3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81C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32B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6CA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45.19036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2BE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-4.999643088</w:t>
            </w:r>
          </w:p>
        </w:tc>
      </w:tr>
      <w:tr w:rsidR="0050584C" w:rsidRPr="00E93E71" w14:paraId="018C5AE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6BAB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8E3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7F5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475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D34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315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38.032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A0B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D3E6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49.14521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349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11.1132078</w:t>
            </w:r>
          </w:p>
        </w:tc>
      </w:tr>
      <w:tr w:rsidR="0050584C" w:rsidRPr="00E93E71" w14:paraId="462D87D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767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4B7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2B4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DA4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0D3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2C0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E89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5EA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45.99952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FB1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-8.586477706</w:t>
            </w:r>
          </w:p>
        </w:tc>
      </w:tr>
      <w:tr w:rsidR="0050584C" w:rsidRPr="00E93E71" w14:paraId="14869C9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FFD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651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979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903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9A8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1B4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53.852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3C6B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21D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57.76437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F79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3.912367184</w:t>
            </w:r>
          </w:p>
        </w:tc>
      </w:tr>
      <w:tr w:rsidR="0050584C" w:rsidRPr="00E93E71" w14:paraId="0A4FE37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237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A0F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76A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B8A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4CE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42D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53.852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26BC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193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57.76437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41A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3.912367184</w:t>
            </w:r>
          </w:p>
        </w:tc>
      </w:tr>
      <w:tr w:rsidR="0050584C" w:rsidRPr="00E93E71" w14:paraId="71B3C17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61A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EE6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934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F2A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A43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410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C98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452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51.16216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420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-0.216838089</w:t>
            </w:r>
          </w:p>
        </w:tc>
      </w:tr>
      <w:tr w:rsidR="0050584C" w:rsidRPr="00E93E71" w14:paraId="0594D46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16E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CE2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687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28D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9766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822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2FA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9E1B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10B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50584C" w:rsidRPr="00E93E71" w14:paraId="1ED0317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5E8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MT985162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743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EEB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4E1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48DF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AE0A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928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DA6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320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50584C" w:rsidRPr="00E93E71" w14:paraId="46A173C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5A4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924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39.23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592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F1F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319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32.32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F14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50.885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1749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accD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8D9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53.87725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9DC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2.992245137</w:t>
            </w:r>
          </w:p>
        </w:tc>
      </w:tr>
      <w:tr w:rsidR="0050584C" w:rsidRPr="00E93E71" w14:paraId="280E74A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499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294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738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1F8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723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9C32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44.196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0A5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6C2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48.94297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C3E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4.74696733</w:t>
            </w:r>
          </w:p>
        </w:tc>
      </w:tr>
      <w:tr w:rsidR="0050584C" w:rsidRPr="00E93E71" w14:paraId="22FA7F6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CEC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CA4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EB9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C6C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F40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12E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46.309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3B7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D7B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50.62483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DFD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4.315831035</w:t>
            </w:r>
          </w:p>
        </w:tc>
      </w:tr>
      <w:tr w:rsidR="0050584C" w:rsidRPr="00E93E71" w14:paraId="1A5FDBF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5DE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706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B39C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B78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BBD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12C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02D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CD4C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51.13328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073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5.189280975</w:t>
            </w:r>
          </w:p>
        </w:tc>
      </w:tr>
      <w:tr w:rsidR="0050584C" w:rsidRPr="00E93E71" w14:paraId="22C3D23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6B1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338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BA5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BC3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29F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32.97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090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1A4F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F87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54.30064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9EAF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9.550636849</w:t>
            </w:r>
          </w:p>
        </w:tc>
      </w:tr>
      <w:tr w:rsidR="0050584C" w:rsidRPr="00E93E71" w14:paraId="4B70D5F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504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5BAE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4F53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3CB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1E2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6D3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50.468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C704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D19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7C7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-0.452839759</w:t>
            </w:r>
          </w:p>
        </w:tc>
      </w:tr>
      <w:tr w:rsidR="0050584C" w:rsidRPr="00E93E71" w14:paraId="3DAFF0C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CD3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1F1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A24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6E2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C69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30.24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7D8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46.118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7EC7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F5D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52.46747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999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6.349467289</w:t>
            </w:r>
          </w:p>
        </w:tc>
      </w:tr>
      <w:tr w:rsidR="0050584C" w:rsidRPr="00E93E71" w14:paraId="5E00918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3C4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AB9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F26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3A2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6A9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04E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47.881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DE6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6E1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50.21424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B1C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2.33323521</w:t>
            </w:r>
          </w:p>
        </w:tc>
      </w:tr>
      <w:tr w:rsidR="0050584C" w:rsidRPr="00E93E71" w14:paraId="39CA1EE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C9A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2D6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5DD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09F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085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840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47.881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A556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E150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50.21424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C62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2.33323521</w:t>
            </w:r>
          </w:p>
        </w:tc>
      </w:tr>
      <w:tr w:rsidR="0050584C" w:rsidRPr="00E93E71" w14:paraId="78E4E75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0D4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B2E0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397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4E1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E80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F735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49.604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8C4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4B2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B42B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4.463241141</w:t>
            </w:r>
          </w:p>
        </w:tc>
      </w:tr>
      <w:tr w:rsidR="0050584C" w:rsidRPr="00E93E71" w14:paraId="39F0D2A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BEF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C84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AAE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7A2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F6E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F90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49.604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6A4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D6C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6C61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4.463241141</w:t>
            </w:r>
          </w:p>
        </w:tc>
      </w:tr>
      <w:tr w:rsidR="0050584C" w:rsidRPr="00E93E71" w14:paraId="60B7E7E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F5B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5FF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31E1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C9A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464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E0E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51.463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C44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infA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D0A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DE00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-3.273004783</w:t>
            </w:r>
          </w:p>
        </w:tc>
      </w:tr>
      <w:tr w:rsidR="0050584C" w:rsidRPr="00E93E71" w14:paraId="444F1B0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945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5F7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426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81E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31.76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908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82F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A20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matK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4CC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50.44926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10D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2.923255793</w:t>
            </w:r>
          </w:p>
        </w:tc>
      </w:tr>
      <w:tr w:rsidR="0050584C" w:rsidRPr="00E93E71" w14:paraId="128FABE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CD54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1EE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735B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9AA6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EC1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8887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C127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112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46.35821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864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4.712212705</w:t>
            </w:r>
          </w:p>
        </w:tc>
      </w:tr>
      <w:tr w:rsidR="0050584C" w:rsidRPr="00E93E71" w14:paraId="135A902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2FF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56D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4C0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478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E31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C52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19B8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808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46.35821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EC96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4.712212705</w:t>
            </w:r>
          </w:p>
        </w:tc>
      </w:tr>
      <w:tr w:rsidR="0050584C" w:rsidRPr="00E93E71" w14:paraId="13A8EB4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7F0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C42F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550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C32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41B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F7E9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46.614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0A7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A81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53.29044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1B0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6.676439996</w:t>
            </w:r>
          </w:p>
        </w:tc>
      </w:tr>
      <w:tr w:rsidR="0050584C" w:rsidRPr="00E93E71" w14:paraId="09C6805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611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763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34.71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79A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274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A0C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464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56.563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891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65D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49.73385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6AA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-6.829148423</w:t>
            </w:r>
          </w:p>
        </w:tc>
      </w:tr>
      <w:tr w:rsidR="0050584C" w:rsidRPr="00E93E71" w14:paraId="79F6AE7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6F6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7FF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96A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07B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52B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5D2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45.491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9CE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82F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51.30627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32B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5.815270727</w:t>
            </w:r>
          </w:p>
        </w:tc>
      </w:tr>
      <w:tr w:rsidR="0050584C" w:rsidRPr="00E93E71" w14:paraId="31A2D72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02D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3517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282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459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7C4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B7F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45.491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45C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C410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51.30627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4D6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5.815270727</w:t>
            </w:r>
          </w:p>
        </w:tc>
      </w:tr>
      <w:tr w:rsidR="0050584C" w:rsidRPr="00E93E71" w14:paraId="3524EE9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243C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531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E46E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B34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A147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2E5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E2C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2838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912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9.121929252</w:t>
            </w:r>
          </w:p>
        </w:tc>
      </w:tr>
      <w:tr w:rsidR="0050584C" w:rsidRPr="00E93E71" w14:paraId="6B3B4C3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1F5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4E5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FCE6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5ED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DC51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CCD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9D94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F8C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E7A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9.121929252</w:t>
            </w:r>
          </w:p>
        </w:tc>
      </w:tr>
      <w:tr w:rsidR="0050584C" w:rsidRPr="00E93E71" w14:paraId="33CB43C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893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60F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91C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7A75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0A1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77D8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4C7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FA4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48.34858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3CB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4.298583016</w:t>
            </w:r>
          </w:p>
        </w:tc>
      </w:tr>
      <w:tr w:rsidR="0050584C" w:rsidRPr="00E93E71" w14:paraId="28C0FCD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41E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C72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142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F94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EEE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CB2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96E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620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48.34858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145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4.298583016</w:t>
            </w:r>
          </w:p>
        </w:tc>
      </w:tr>
      <w:tr w:rsidR="0050584C" w:rsidRPr="00E93E71" w14:paraId="37A56D3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10F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9BB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866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023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71F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047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1BD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11D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AD6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-0.333628448</w:t>
            </w:r>
          </w:p>
        </w:tc>
      </w:tr>
      <w:tr w:rsidR="0050584C" w:rsidRPr="00E93E71" w14:paraId="16D2F37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5C6F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928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F3C4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36F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D3B9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9C4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1D1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615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CF8F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-0.333628448</w:t>
            </w:r>
          </w:p>
        </w:tc>
      </w:tr>
      <w:tr w:rsidR="0050584C" w:rsidRPr="00E93E71" w14:paraId="56D02BA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3C6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0DA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7D5C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35D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0E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25.13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FCE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49.115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11D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7A4D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48.74776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E5B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-0.367238814</w:t>
            </w:r>
          </w:p>
        </w:tc>
      </w:tr>
      <w:tr w:rsidR="0050584C" w:rsidRPr="00E93E71" w14:paraId="164ED95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85B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5953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724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BAD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AEE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25.13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BB1C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49.115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5A2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C57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48.74776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5A0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-0.367238814</w:t>
            </w:r>
          </w:p>
        </w:tc>
      </w:tr>
      <w:tr w:rsidR="0050584C" w:rsidRPr="00E93E71" w14:paraId="06C9082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F484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139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D3A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D88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AA61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E44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63F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D98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263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50584C" w:rsidRPr="00E93E71" w14:paraId="3CB4334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4A86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1F2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893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FB8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94D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7FF1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75A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B4B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C63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50584C" w:rsidRPr="00E93E71" w14:paraId="73373EB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EF0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F48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5606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D48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E2E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7B2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45.323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BA3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874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51.99068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5DEC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6.667684669</w:t>
            </w:r>
          </w:p>
        </w:tc>
      </w:tr>
      <w:tr w:rsidR="0050584C" w:rsidRPr="00E93E71" w14:paraId="216C056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ED9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A206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747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F65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627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25.22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994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B8D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A18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48.81538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DD9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-1.632618773</w:t>
            </w:r>
          </w:p>
        </w:tc>
      </w:tr>
      <w:tr w:rsidR="0050584C" w:rsidRPr="00E93E71" w14:paraId="25B95AE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870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0B2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7FC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BE8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A9E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A6D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49.689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F94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B7D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53.30394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DE0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3.614940907</w:t>
            </w:r>
          </w:p>
        </w:tc>
      </w:tr>
      <w:tr w:rsidR="0050584C" w:rsidRPr="00E93E71" w14:paraId="7D31163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E0F4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A45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13A4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D3B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C9E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89D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49.689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2F7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F2A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53.30394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B68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3.614940907</w:t>
            </w:r>
          </w:p>
        </w:tc>
      </w:tr>
      <w:tr w:rsidR="0050584C" w:rsidRPr="00E93E71" w14:paraId="267AEC8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EBC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DEB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4FB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EFF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26A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090C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44.409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4E6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BDE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51.37814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07F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6.969136849</w:t>
            </w:r>
          </w:p>
        </w:tc>
      </w:tr>
      <w:tr w:rsidR="0050584C" w:rsidRPr="00E93E71" w14:paraId="5A85F50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07B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D53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DDC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2B8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AB4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4D5C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44.908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15E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901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46.75475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F81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1.84675048</w:t>
            </w:r>
          </w:p>
        </w:tc>
      </w:tr>
      <w:tr w:rsidR="0050584C" w:rsidRPr="00E93E71" w14:paraId="4EEE503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722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A4C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6526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BA5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5A4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D52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431A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EAA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589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4.519302359</w:t>
            </w:r>
          </w:p>
        </w:tc>
      </w:tr>
      <w:tr w:rsidR="0050584C" w:rsidRPr="00E93E71" w14:paraId="1061A06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7EE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E0F7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7F13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DA8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217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626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E456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CC35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46.28191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FE3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-9.218087523</w:t>
            </w:r>
          </w:p>
        </w:tc>
      </w:tr>
      <w:tr w:rsidR="0050584C" w:rsidRPr="00E93E71" w14:paraId="3472555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460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F10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FAD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4C6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7C83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C08D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30.698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6AC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253D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D32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21.602</w:t>
            </w:r>
          </w:p>
        </w:tc>
      </w:tr>
      <w:tr w:rsidR="0050584C" w:rsidRPr="00E93E71" w14:paraId="3EC4AD6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081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7CF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582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ECB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B14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5AD8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50.335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2CC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E2E3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53.98883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A69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3.65383317</w:t>
            </w:r>
          </w:p>
        </w:tc>
      </w:tr>
      <w:tr w:rsidR="0050584C" w:rsidRPr="00E93E71" w14:paraId="7CD1243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3DDC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30CE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EFD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16D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C37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A14C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48.015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F07F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74B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52.90948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8DE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4.894475383</w:t>
            </w:r>
          </w:p>
        </w:tc>
      </w:tr>
      <w:tr w:rsidR="0050584C" w:rsidRPr="00E93E71" w14:paraId="5A696A4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73C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8AC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DC1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602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D8C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4C5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D2A8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C6A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C0D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50584C" w:rsidRPr="00E93E71" w14:paraId="75BBEDE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09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A11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75F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EC8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C1DC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2D8F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ECC2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D32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D537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50584C" w:rsidRPr="00E93E71" w14:paraId="41727BF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A244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857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7A2B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B15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4B2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112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CDE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891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D34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50584C" w:rsidRPr="00E93E71" w14:paraId="210069C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B93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7C9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C16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3D0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3AC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B18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17F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DA5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93B7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50584C" w:rsidRPr="00E93E71" w14:paraId="0C79B69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7CE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DFE2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41D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122E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3AC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DDB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38.418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39A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7A7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52.15273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6CB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13.73473476</w:t>
            </w:r>
          </w:p>
        </w:tc>
      </w:tr>
      <w:tr w:rsidR="0050584C" w:rsidRPr="00E93E71" w14:paraId="08D9212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E65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6C4E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DC1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99C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0D4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FCB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41.809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52A8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EF4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53.23636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C7AA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11.4273626</w:t>
            </w:r>
          </w:p>
        </w:tc>
      </w:tr>
      <w:tr w:rsidR="0050584C" w:rsidRPr="00E93E71" w14:paraId="7B01F2A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87D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2C0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6D1C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17C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446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C36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04A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697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53.81133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A92B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4.394329544</w:t>
            </w:r>
          </w:p>
        </w:tc>
      </w:tr>
      <w:tr w:rsidR="0050584C" w:rsidRPr="00E93E71" w14:paraId="66706AE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787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388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43.95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7E88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344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A07E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906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1BB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259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53.43183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544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8.635827636</w:t>
            </w:r>
          </w:p>
        </w:tc>
      </w:tr>
      <w:tr w:rsidR="0050584C" w:rsidRPr="00E93E71" w14:paraId="6AC9854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190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24F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0A6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B05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E86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B1F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47.103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5E0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861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54.35212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34D4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7.249123057</w:t>
            </w:r>
          </w:p>
        </w:tc>
      </w:tr>
      <w:tr w:rsidR="0050584C" w:rsidRPr="00E93E71" w14:paraId="2A35F74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0AA6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413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518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38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818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266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143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4BC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5D2A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4.471211875</w:t>
            </w:r>
          </w:p>
        </w:tc>
      </w:tr>
      <w:tr w:rsidR="0050584C" w:rsidRPr="00E93E71" w14:paraId="675C06E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D38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C36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940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41B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1BE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DCF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DCE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7E5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8D7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4.65</w:t>
            </w:r>
          </w:p>
        </w:tc>
      </w:tr>
      <w:tr w:rsidR="0050584C" w:rsidRPr="00E93E71" w14:paraId="4F8A945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16A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A9A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4664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078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798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932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91E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8BE9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51.14772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48A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9.50072388</w:t>
            </w:r>
          </w:p>
        </w:tc>
      </w:tr>
      <w:tr w:rsidR="0050584C" w:rsidRPr="00E93E71" w14:paraId="51E2105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9F5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E6B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120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2573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D4A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CB7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962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691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61F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22.8906897</w:t>
            </w:r>
          </w:p>
        </w:tc>
      </w:tr>
      <w:tr w:rsidR="0050584C" w:rsidRPr="00E93E71" w14:paraId="12A7588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99C5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7CF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EE1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FFD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0F75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2D0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30D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B58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51.78527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D58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15.82126637</w:t>
            </w:r>
          </w:p>
        </w:tc>
      </w:tr>
      <w:tr w:rsidR="0050584C" w:rsidRPr="00E93E71" w14:paraId="3A71799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AF9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4E7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956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F21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1D3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C412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51.871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7B1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134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56.75123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836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4.880234098</w:t>
            </w:r>
          </w:p>
        </w:tc>
      </w:tr>
      <w:tr w:rsidR="0050584C" w:rsidRPr="00E93E71" w14:paraId="2AC73BD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5282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0D0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623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C65D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8A4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CB9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5F8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884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56.08638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C19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3.293383551</w:t>
            </w:r>
          </w:p>
        </w:tc>
      </w:tr>
      <w:tr w:rsidR="0050584C" w:rsidRPr="00E93E71" w14:paraId="7FF9F4D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EB9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BCD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9F2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784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D9A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17.14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211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A64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psbM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30A1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42.67669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E9D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-4.323313026</w:t>
            </w:r>
          </w:p>
        </w:tc>
      </w:tr>
      <w:tr w:rsidR="0050584C" w:rsidRPr="00E93E71" w14:paraId="5DF8A71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204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CA8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C92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1BD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234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1B3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EC5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7C5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53.54567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DCB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7.525673867</w:t>
            </w:r>
          </w:p>
        </w:tc>
      </w:tr>
      <w:tr w:rsidR="0050584C" w:rsidRPr="00E93E71" w14:paraId="4132F4B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2EF6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B70B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F3E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A9D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A81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6F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56.893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5CB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psbT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9B3A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E10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-2.361788125</w:t>
            </w:r>
          </w:p>
        </w:tc>
      </w:tr>
      <w:tr w:rsidR="0050584C" w:rsidRPr="00E93E71" w14:paraId="53A6E12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20B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E1E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26F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C42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D192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28.57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C45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51.288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E9D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psbZ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A2F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51.28469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664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-0.003313806</w:t>
            </w:r>
          </w:p>
        </w:tc>
      </w:tr>
      <w:tr w:rsidR="0050584C" w:rsidRPr="00E93E71" w14:paraId="1C2B505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809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080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3B5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58.4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A73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CCC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29.62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80F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C6E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rbcL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A9F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52.03303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FF4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4.403033837</w:t>
            </w:r>
          </w:p>
        </w:tc>
      </w:tr>
      <w:tr w:rsidR="0050584C" w:rsidRPr="00E93E71" w14:paraId="767CC95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B612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7D8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C57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0B1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1BD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509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B6E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600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52.71694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B20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0.706936044</w:t>
            </w:r>
          </w:p>
        </w:tc>
      </w:tr>
      <w:tr w:rsidR="0050584C" w:rsidRPr="00E93E71" w14:paraId="3CF0C5F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5F6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0BC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A60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A40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4C6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30C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51.503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A48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1088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50.33922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8E9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-1.163782304</w:t>
            </w:r>
          </w:p>
        </w:tc>
      </w:tr>
      <w:tr w:rsidR="0050584C" w:rsidRPr="00E93E71" w14:paraId="0323BEF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7DB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ECD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783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F4A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BC1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999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B27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3D4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45.18273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C06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7.732725645</w:t>
            </w:r>
          </w:p>
        </w:tc>
      </w:tr>
      <w:tr w:rsidR="0050584C" w:rsidRPr="00E93E71" w14:paraId="2C283E6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1D3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FE5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0B00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A7A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F81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0BD5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18BF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7961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50.92332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E97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9.256320953</w:t>
            </w:r>
          </w:p>
        </w:tc>
      </w:tr>
      <w:tr w:rsidR="0050584C" w:rsidRPr="00E93E71" w14:paraId="655E41B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EFB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293C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BCF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4BE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CE7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23.87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DB7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41.207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6F40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AE1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47.7964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A858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6.589401515</w:t>
            </w:r>
          </w:p>
        </w:tc>
      </w:tr>
      <w:tr w:rsidR="0050584C" w:rsidRPr="00E93E71" w14:paraId="2BADFAD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B8F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643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D5E2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E68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637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22.92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AF6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48.815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F25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897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47.07466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077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-1.740343012</w:t>
            </w:r>
          </w:p>
        </w:tc>
      </w:tr>
      <w:tr w:rsidR="0050584C" w:rsidRPr="00E93E71" w14:paraId="113657C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D66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D98A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2FB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771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9CE7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D3C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D6B4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473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8FB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50584C" w:rsidRPr="00E93E71" w14:paraId="1BAE00C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282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8CF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8E72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CDCE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82D2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F5A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2C3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04E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D09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50584C" w:rsidRPr="00E93E71" w14:paraId="05E1E8A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F82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1368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230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941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3E65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9C4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C2C0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399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57.23637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E2A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2.572369213</w:t>
            </w:r>
          </w:p>
        </w:tc>
      </w:tr>
      <w:tr w:rsidR="0050584C" w:rsidRPr="00E93E71" w14:paraId="43CEDC4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669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35E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B037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39.47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46F1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BDA5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8EF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31.625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8CA3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6E83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A28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16.02730236</w:t>
            </w:r>
          </w:p>
        </w:tc>
      </w:tr>
      <w:tr w:rsidR="0050584C" w:rsidRPr="00E93E71" w14:paraId="5A84A30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E659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65F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78C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44.49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805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585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E92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44.156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367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6BB9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49.01044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727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4.854436086</w:t>
            </w:r>
          </w:p>
        </w:tc>
      </w:tr>
      <w:tr w:rsidR="0050584C" w:rsidRPr="00E93E71" w14:paraId="138B59B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FA9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797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38.18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1F3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4F1A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C7F9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CC6D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48.741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6BF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024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51.47137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9C6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2.730370889</w:t>
            </w:r>
          </w:p>
        </w:tc>
      </w:tr>
      <w:tr w:rsidR="0050584C" w:rsidRPr="00E93E71" w14:paraId="40284E8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CCB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0DF1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A5F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D51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DDA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530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47.841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B71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5AA5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50.33187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85C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2.490873723</w:t>
            </w:r>
          </w:p>
        </w:tc>
      </w:tr>
      <w:tr w:rsidR="0050584C" w:rsidRPr="00E93E71" w14:paraId="419C2A0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5AAB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228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444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4375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55B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635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ADAC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D1E5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51.25589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6555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1.962889244</w:t>
            </w:r>
          </w:p>
        </w:tc>
      </w:tr>
      <w:tr w:rsidR="0050584C" w:rsidRPr="00E93E71" w14:paraId="6048379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5E6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D60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BD4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908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1BA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FE3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50.271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DB61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AC7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52.06124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8FA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1.79023729</w:t>
            </w:r>
          </w:p>
        </w:tc>
      </w:tr>
      <w:tr w:rsidR="0050584C" w:rsidRPr="00E93E71" w14:paraId="7B951C0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9A3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710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35.15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FEE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41A4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4BB8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6D8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47.121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A45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1D4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49.66704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03B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2.546042131</w:t>
            </w:r>
          </w:p>
        </w:tc>
      </w:tr>
      <w:tr w:rsidR="0050584C" w:rsidRPr="00E93E71" w14:paraId="18097FA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60A7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DC3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231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D70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DD1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F72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47.04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97B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779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48.55967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9F6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1.51966973</w:t>
            </w:r>
          </w:p>
        </w:tc>
      </w:tr>
      <w:tr w:rsidR="0050584C" w:rsidRPr="00E93E71" w14:paraId="40C3504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2E8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5272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8C9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B64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574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DD8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45.984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5888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915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727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2.666</w:t>
            </w:r>
          </w:p>
        </w:tc>
      </w:tr>
      <w:tr w:rsidR="0050584C" w:rsidRPr="00E93E71" w14:paraId="46E965D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AF0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3C0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F22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DF6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942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1957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40.455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462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D44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46.22086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F235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5.765864738</w:t>
            </w:r>
          </w:p>
        </w:tc>
      </w:tr>
      <w:tr w:rsidR="0050584C" w:rsidRPr="00E93E71" w14:paraId="0200DE9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600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7ACB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2D9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39C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5D3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8C7E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D2E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022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46.05296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C120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-4.110044933</w:t>
            </w:r>
          </w:p>
        </w:tc>
      </w:tr>
      <w:tr w:rsidR="0050584C" w:rsidRPr="00E93E71" w14:paraId="6CB1B87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774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347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204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CF5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D4D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FC8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CE4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A439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51.61437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5B6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3.108374785</w:t>
            </w:r>
          </w:p>
        </w:tc>
      </w:tr>
      <w:tr w:rsidR="0050584C" w:rsidRPr="00E93E71" w14:paraId="2E7FFDE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DEA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BBD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428E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572B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A6A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8257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43.475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2AB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67B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54.74001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5BF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11.26500823</w:t>
            </w:r>
          </w:p>
        </w:tc>
      </w:tr>
      <w:tr w:rsidR="0050584C" w:rsidRPr="00E93E71" w14:paraId="57E6ACB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CD4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D5B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877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CD9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25.81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AEB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3B26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4FA1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F90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50.05208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883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-1.287922275</w:t>
            </w:r>
          </w:p>
        </w:tc>
      </w:tr>
      <w:tr w:rsidR="0050584C" w:rsidRPr="00E93E71" w14:paraId="555ABDA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7D94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F2A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726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2D0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25.81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845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9F4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A53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42C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50.05208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0C2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-1.287922275</w:t>
            </w:r>
          </w:p>
        </w:tc>
      </w:tr>
      <w:tr w:rsidR="0050584C" w:rsidRPr="00E93E71" w14:paraId="51E88D8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B1D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FD2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BA9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392C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1EF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35AF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49.795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92C7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AAC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45.19036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A7B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-4.604643088</w:t>
            </w:r>
          </w:p>
        </w:tc>
      </w:tr>
      <w:tr w:rsidR="0050584C" w:rsidRPr="00E93E71" w14:paraId="1ED8AC6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9CD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606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BC0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75B5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30C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1F5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49.795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3A8A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F06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45.19036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0055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-4.604643088</w:t>
            </w:r>
          </w:p>
        </w:tc>
      </w:tr>
      <w:tr w:rsidR="0050584C" w:rsidRPr="00E93E71" w14:paraId="6460426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9D0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B08C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064A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DE0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BE3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24.17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715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37.385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D0B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FA3E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48.02362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3EE8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10.63862352</w:t>
            </w:r>
          </w:p>
        </w:tc>
      </w:tr>
      <w:tr w:rsidR="0050584C" w:rsidRPr="00E93E71" w14:paraId="12840AA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045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5A8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6F8F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F12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837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31.18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5D6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48.859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F7F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E94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53.11426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C375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4.25526167</w:t>
            </w:r>
          </w:p>
        </w:tc>
      </w:tr>
      <w:tr w:rsidR="0050584C" w:rsidRPr="00E93E71" w14:paraId="50F3D3C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98D9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44A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213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D5F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C08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525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272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03E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3E4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50584C" w:rsidRPr="00E93E71" w14:paraId="4D09E8B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082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MZ073672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6ABF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957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D6B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E8C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710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B28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164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D0D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50584C" w:rsidRPr="00E93E71" w14:paraId="74E8142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265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72FD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40.03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7E9F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77A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138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159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44.765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E84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4A4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49.2424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F67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4.47740072</w:t>
            </w:r>
          </w:p>
        </w:tc>
      </w:tr>
      <w:tr w:rsidR="0050584C" w:rsidRPr="00E93E71" w14:paraId="137714C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B09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77C1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5262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585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FB0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27.57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E21C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46.473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C4B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FD9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50.55906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14F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4.086061663</w:t>
            </w:r>
          </w:p>
        </w:tc>
      </w:tr>
      <w:tr w:rsidR="0050584C" w:rsidRPr="00E93E71" w14:paraId="5747179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560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0B8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63C0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63B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A7D2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443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47.054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162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26A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50.5883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F99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3.534303186</w:t>
            </w:r>
          </w:p>
        </w:tc>
      </w:tr>
      <w:tr w:rsidR="0050584C" w:rsidRPr="00E93E71" w14:paraId="143EF49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056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D67B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ABD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D3E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584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BB0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51.174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CFF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C06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50.9088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8EA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-0.265195476</w:t>
            </w:r>
          </w:p>
        </w:tc>
      </w:tr>
      <w:tr w:rsidR="0050584C" w:rsidRPr="00E93E71" w14:paraId="0DDA4DA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927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B60E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AB9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7848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C32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624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45.642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766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C3F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51.61437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C83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5.972374785</w:t>
            </w:r>
          </w:p>
        </w:tc>
      </w:tr>
      <w:tr w:rsidR="0050584C" w:rsidRPr="00E93E71" w14:paraId="40E6945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1D8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843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194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B39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29D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170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6A24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90E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882B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7.620241141</w:t>
            </w:r>
          </w:p>
        </w:tc>
      </w:tr>
      <w:tr w:rsidR="0050584C" w:rsidRPr="00E93E71" w14:paraId="6323894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592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AF6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18A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037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3A2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F5FD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1B56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DE9B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FE20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7.620241141</w:t>
            </w:r>
          </w:p>
        </w:tc>
      </w:tr>
      <w:tr w:rsidR="0050584C" w:rsidRPr="00E93E71" w14:paraId="6BD11B9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5622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449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F16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C42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B2E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3CC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46.925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EE8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lhbA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2FB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50.12584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595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3.200842687</w:t>
            </w:r>
          </w:p>
        </w:tc>
      </w:tr>
      <w:tr w:rsidR="0050584C" w:rsidRPr="00E93E71" w14:paraId="658C379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D21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32E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32.54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4116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BC8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524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8EF0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47.189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3C7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matK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E60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50.30249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D849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3.113487833</w:t>
            </w:r>
          </w:p>
        </w:tc>
      </w:tr>
      <w:tr w:rsidR="0050584C" w:rsidRPr="00E93E71" w14:paraId="32195F4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D80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54C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401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41.03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7446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39.67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95D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22.28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193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42.663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1FD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6C68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46.58704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3B9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3.924036624</w:t>
            </w:r>
          </w:p>
        </w:tc>
      </w:tr>
      <w:tr w:rsidR="0050584C" w:rsidRPr="00E93E71" w14:paraId="4AB3097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9BE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3D0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4A0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41.03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3951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39.67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760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22.28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1B7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42.663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D8F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915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46.58704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98C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3.924036624</w:t>
            </w:r>
          </w:p>
        </w:tc>
      </w:tr>
      <w:tr w:rsidR="0050584C" w:rsidRPr="00E93E71" w14:paraId="5D7D34F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7E21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E93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7FC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41.32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C56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38.12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55B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88A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47.097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B66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E92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53.6257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6E45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6.528700881</w:t>
            </w:r>
          </w:p>
        </w:tc>
      </w:tr>
      <w:tr w:rsidR="0050584C" w:rsidRPr="00E93E71" w14:paraId="3A95964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4E3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68F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7D3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F99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676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8F29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644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8FA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49.73385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1479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-6.353148423</w:t>
            </w:r>
          </w:p>
        </w:tc>
      </w:tr>
      <w:tr w:rsidR="0050584C" w:rsidRPr="00E93E71" w14:paraId="5077A9C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298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152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35.37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B7B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639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8E6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7A1C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E2E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4326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51.02481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61E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5.674805444</w:t>
            </w:r>
          </w:p>
        </w:tc>
      </w:tr>
      <w:tr w:rsidR="0050584C" w:rsidRPr="00E93E71" w14:paraId="21FB01D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A4B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219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35.37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6A6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823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5CC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85FE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785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A13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51.02481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8F0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5.674805444</w:t>
            </w:r>
          </w:p>
        </w:tc>
      </w:tr>
      <w:tr w:rsidR="0050584C" w:rsidRPr="00E93E71" w14:paraId="3C85C2D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2DB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AF0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9B33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48A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5239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D85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59C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3BAD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408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9.121929252</w:t>
            </w:r>
          </w:p>
        </w:tc>
      </w:tr>
      <w:tr w:rsidR="0050584C" w:rsidRPr="00E93E71" w14:paraId="718430D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135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FCF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AA1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30C3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037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A8F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E28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7AD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ACB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9.121929252</w:t>
            </w:r>
          </w:p>
        </w:tc>
      </w:tr>
      <w:tr w:rsidR="0050584C" w:rsidRPr="00E93E71" w14:paraId="3DDAD7A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272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86C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4446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41C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465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D3C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42.531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FB0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D11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48.14464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B85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5.613643957</w:t>
            </w:r>
          </w:p>
        </w:tc>
      </w:tr>
      <w:tr w:rsidR="0050584C" w:rsidRPr="00E93E71" w14:paraId="0522327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EE1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FC2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77D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1CA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19F0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A9F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5A53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3C6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64D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50584C" w:rsidRPr="00E93E71" w14:paraId="344C9B4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7E0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B71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BAF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6A2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3EE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93C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424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1238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7EE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50584C" w:rsidRPr="00E93E71" w14:paraId="5E4A84E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EE57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B2C3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52E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343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72B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C1D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7F72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8DF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B246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50584C" w:rsidRPr="00E93E71" w14:paraId="49D27C2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8F2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294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9F3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D5E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085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FBE1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F733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0AB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A63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50584C" w:rsidRPr="00E93E71" w14:paraId="01CCFAF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159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052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2A1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730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52E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606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45.032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666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294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51.54294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9C0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6.510939224</w:t>
            </w:r>
          </w:p>
        </w:tc>
      </w:tr>
      <w:tr w:rsidR="0050584C" w:rsidRPr="00E93E71" w14:paraId="36CA1F3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3F5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D46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3A4A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6DB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7AB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923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49.848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57E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357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53.72534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ED47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3.877338387</w:t>
            </w:r>
          </w:p>
        </w:tc>
      </w:tr>
      <w:tr w:rsidR="0050584C" w:rsidRPr="00E93E71" w14:paraId="44EC48B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BAA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C2C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606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44B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CB6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769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49.848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493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AB3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53.72534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331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3.877338387</w:t>
            </w:r>
          </w:p>
        </w:tc>
      </w:tr>
      <w:tr w:rsidR="0050584C" w:rsidRPr="00E93E71" w14:paraId="1AE85EE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F84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D50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604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C95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81A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2E47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44.342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BEC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3A5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50.71239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3B0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6.370387453</w:t>
            </w:r>
          </w:p>
        </w:tc>
      </w:tr>
      <w:tr w:rsidR="0050584C" w:rsidRPr="00E93E71" w14:paraId="508A547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E26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6A1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8E0B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54C1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8574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DC0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6D3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0BF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47.12032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B28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1.645323468</w:t>
            </w:r>
          </w:p>
        </w:tc>
      </w:tr>
      <w:tr w:rsidR="0050584C" w:rsidRPr="00E93E71" w14:paraId="685DD86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802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3A5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6E1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07C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9EB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6E1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D50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7A7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FC3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4.519302359</w:t>
            </w:r>
          </w:p>
        </w:tc>
      </w:tr>
      <w:tr w:rsidR="0050584C" w:rsidRPr="00E93E71" w14:paraId="42E3E72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43B4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5A9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70A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30E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441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CDD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5EC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7ADD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46.28191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4CE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-9.218087523</w:t>
            </w:r>
          </w:p>
        </w:tc>
      </w:tr>
      <w:tr w:rsidR="0050584C" w:rsidRPr="00E93E71" w14:paraId="10C7141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8B5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4C2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D9B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914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E879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9801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30.698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5F3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0B9F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53.16182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F623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22.46381507</w:t>
            </w:r>
          </w:p>
        </w:tc>
      </w:tr>
      <w:tr w:rsidR="0050584C" w:rsidRPr="00E93E71" w14:paraId="25B6CC7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A49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C119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C35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75D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DF9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D73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50.415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92B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587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54.07376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916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3.658761548</w:t>
            </w:r>
          </w:p>
        </w:tc>
      </w:tr>
      <w:tr w:rsidR="0050584C" w:rsidRPr="00E93E71" w14:paraId="023757E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E32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38B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E3A3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FB84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66E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30.75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97D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48.142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8D8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A87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52.82025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1A8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4.678247937</w:t>
            </w:r>
          </w:p>
        </w:tc>
      </w:tr>
      <w:tr w:rsidR="0050584C" w:rsidRPr="00E93E71" w14:paraId="7E15522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34FA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C7D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B273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086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3CE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3E7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4E2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6422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847F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50584C" w:rsidRPr="00E93E71" w14:paraId="60E3A0D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E0C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891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0A3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F4D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ED3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5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8AD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F44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56A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50584C" w:rsidRPr="00E93E71" w14:paraId="11C8982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D56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B7D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D5E4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9DA3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353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48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06E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46C8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0DF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50584C" w:rsidRPr="00E93E71" w14:paraId="0D97D61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232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6C3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0BE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151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8AE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DCB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617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9201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6346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50584C" w:rsidRPr="00E93E71" w14:paraId="0FC7583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DE6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D15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B824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842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C48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193B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39.036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05AD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DAE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52.15273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C8D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13.11673476</w:t>
            </w:r>
          </w:p>
        </w:tc>
      </w:tr>
      <w:tr w:rsidR="0050584C" w:rsidRPr="00E93E71" w14:paraId="7CA5542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F39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A2E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FAB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1697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B8D5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31.07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306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41.524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B29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EA1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53.03936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C899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11.51535769</w:t>
            </w:r>
          </w:p>
        </w:tc>
      </w:tr>
      <w:tr w:rsidR="0050584C" w:rsidRPr="00E93E71" w14:paraId="4A38E95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B4B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95C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F10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AD3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A4A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A17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095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9C2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53.28369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596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4.744686767</w:t>
            </w:r>
          </w:p>
        </w:tc>
      </w:tr>
      <w:tr w:rsidR="0050584C" w:rsidRPr="00E93E71" w14:paraId="238A75C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5CE9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E67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44.35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ABE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99D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C6E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BA4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594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10A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54.0868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096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7.836796058</w:t>
            </w:r>
          </w:p>
        </w:tc>
      </w:tr>
      <w:tr w:rsidR="0050584C" w:rsidRPr="00E93E71" w14:paraId="0B4D232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545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5D8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996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F10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C75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4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46.148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9C3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F47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53.79812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310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7.650122179</w:t>
            </w:r>
          </w:p>
        </w:tc>
      </w:tr>
      <w:tr w:rsidR="0050584C" w:rsidRPr="00E93E71" w14:paraId="6A5EA6E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ACF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1311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4FB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4EAE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9615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737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8BD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52B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0211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4.471211875</w:t>
            </w:r>
          </w:p>
        </w:tc>
      </w:tr>
      <w:tr w:rsidR="0050584C" w:rsidRPr="00E93E71" w14:paraId="33AFC18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3647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1E3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CC3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6EC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9DD4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D3D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8DC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F02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321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4.65</w:t>
            </w:r>
          </w:p>
        </w:tc>
      </w:tr>
      <w:tr w:rsidR="0050584C" w:rsidRPr="00E93E71" w14:paraId="2DD8EA6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A16A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6DA2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CC5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DF1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FC1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2A7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41.972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A55E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9B0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51.14772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81C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9.17572388</w:t>
            </w:r>
          </w:p>
        </w:tc>
      </w:tr>
      <w:tr w:rsidR="0050584C" w:rsidRPr="00E93E71" w14:paraId="323C277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A536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5D8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360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BA2B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46D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C30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B2A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4B8F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3CB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22.8906897</w:t>
            </w:r>
          </w:p>
        </w:tc>
      </w:tr>
      <w:tr w:rsidR="0050584C" w:rsidRPr="00E93E71" w14:paraId="2C37874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C1F7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8DC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F77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119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580F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D83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361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BFE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51.78527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34E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15.82126637</w:t>
            </w:r>
          </w:p>
        </w:tc>
      </w:tr>
      <w:tr w:rsidR="0050584C" w:rsidRPr="00E93E71" w14:paraId="5E1166D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4C7A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AB2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6E1A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8AC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22E2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56C3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54.824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693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D79E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55.84394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228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1.019944876</w:t>
            </w:r>
          </w:p>
        </w:tc>
      </w:tr>
      <w:tr w:rsidR="0050584C" w:rsidRPr="00E93E71" w14:paraId="7F1F2DA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46A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93E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530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098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774C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EE8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E19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53A2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56.08638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93B1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3.293383551</w:t>
            </w:r>
          </w:p>
        </w:tc>
      </w:tr>
      <w:tr w:rsidR="0050584C" w:rsidRPr="00E93E71" w14:paraId="1043FE1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26CF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FB9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CD8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FB6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85D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17.14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F41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234E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psbM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8F6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42.67669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2C0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-4.323313026</w:t>
            </w:r>
          </w:p>
        </w:tc>
      </w:tr>
      <w:tr w:rsidR="0050584C" w:rsidRPr="00E93E71" w14:paraId="2943965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771C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804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115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D138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7E7C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737A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EBD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91F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53.54567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754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7.525673867</w:t>
            </w:r>
          </w:p>
        </w:tc>
      </w:tr>
      <w:tr w:rsidR="0050584C" w:rsidRPr="00E93E71" w14:paraId="32B82FB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B2F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CF9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A39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E6D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30.77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B5B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F2CF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316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psbT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85F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30D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-6.468788125</w:t>
            </w:r>
          </w:p>
        </w:tc>
      </w:tr>
      <w:tr w:rsidR="0050584C" w:rsidRPr="00E93E71" w14:paraId="442B4A5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0BAD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A7F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FBB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58.61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7DD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43.49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58FC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95E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47.033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280E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rbcL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F33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51.7355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9D0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4.702504828</w:t>
            </w:r>
          </w:p>
        </w:tc>
      </w:tr>
      <w:tr w:rsidR="0050584C" w:rsidRPr="00E93E71" w14:paraId="5FD78ED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FBB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CA9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1B12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C3B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21D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29.48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7A9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49.344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AEDA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2D7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51.93414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1C7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2.590137689</w:t>
            </w:r>
          </w:p>
        </w:tc>
      </w:tr>
      <w:tr w:rsidR="0050584C" w:rsidRPr="00E93E71" w14:paraId="1603526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ECA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9BE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C5F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E3B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4C6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839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FF5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86F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50.33922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5A1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0.164217696</w:t>
            </w:r>
          </w:p>
        </w:tc>
      </w:tr>
      <w:tr w:rsidR="0050584C" w:rsidRPr="00E93E71" w14:paraId="5727058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BF0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792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97D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7099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065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134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949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1BA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45.18273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5BAD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7.732725645</w:t>
            </w:r>
          </w:p>
        </w:tc>
      </w:tr>
      <w:tr w:rsidR="0050584C" w:rsidRPr="00E93E71" w14:paraId="7BCBF82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0D1D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C27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760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9A3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223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24.52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A31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25D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5C0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48.2882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E8D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5.613195139</w:t>
            </w:r>
          </w:p>
        </w:tc>
      </w:tr>
      <w:tr w:rsidR="0050584C" w:rsidRPr="00E93E71" w14:paraId="20EC5E8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FCD2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5B7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11F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40.86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E9F4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621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22.58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486D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48.969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9C7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79D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46.81571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E41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-2.153285144</w:t>
            </w:r>
          </w:p>
        </w:tc>
      </w:tr>
      <w:tr w:rsidR="0050584C" w:rsidRPr="00E93E71" w14:paraId="1A99F39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F23D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B96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9C9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5F5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F4A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6AD9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A9E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7A6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021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50584C" w:rsidRPr="00E93E71" w14:paraId="2F15E56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21D9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D0B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2D8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670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D07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FDEF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C14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E10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512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50584C" w:rsidRPr="00E93E71" w14:paraId="60D6974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D64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826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A55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E1F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BBE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972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32C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0F5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56.69207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835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6.149069653</w:t>
            </w:r>
          </w:p>
        </w:tc>
      </w:tr>
      <w:tr w:rsidR="0050584C" w:rsidRPr="00E93E71" w14:paraId="69E41BB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669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F93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DA3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CA4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AD1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C4E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26.489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5B3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5C6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2F6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21.16330236</w:t>
            </w:r>
          </w:p>
        </w:tc>
      </w:tr>
      <w:tr w:rsidR="0050584C" w:rsidRPr="00E93E71" w14:paraId="20B8837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757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B63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FEB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9A4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6D3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80BD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45.162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2CD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9D9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48.51447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02A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3.352473444</w:t>
            </w:r>
          </w:p>
        </w:tc>
      </w:tr>
      <w:tr w:rsidR="0050584C" w:rsidRPr="00E93E71" w14:paraId="2AC6DCF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7AA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785E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D08F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C95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36.76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6516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28.16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5BC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C8FF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EDB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50.98859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567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2.513587363</w:t>
            </w:r>
          </w:p>
        </w:tc>
      </w:tr>
      <w:tr w:rsidR="0050584C" w:rsidRPr="00E93E71" w14:paraId="2030713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8AE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A4C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A42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556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36.34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3BD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D38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76F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85C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50.38326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009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2.017260391</w:t>
            </w:r>
          </w:p>
        </w:tc>
      </w:tr>
      <w:tr w:rsidR="0050584C" w:rsidRPr="00E93E71" w14:paraId="41A3F44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421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6E3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84C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3FA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36.79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18B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3CD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C38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FA5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51.21986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160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1.676864991</w:t>
            </w:r>
          </w:p>
        </w:tc>
      </w:tr>
      <w:tr w:rsidR="0050584C" w:rsidRPr="00E93E71" w14:paraId="5899326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FE7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620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950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41.95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6B9A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16A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C40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50.105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DA48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72B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52.06124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CB4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1.95623729</w:t>
            </w:r>
          </w:p>
        </w:tc>
      </w:tr>
      <w:tr w:rsidR="0050584C" w:rsidRPr="00E93E71" w14:paraId="7857CF7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0B1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1857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D8E5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EE9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32.39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A6BD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05B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48.388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979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8371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926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0.262</w:t>
            </w:r>
          </w:p>
        </w:tc>
      </w:tr>
      <w:tr w:rsidR="0050584C" w:rsidRPr="00E93E71" w14:paraId="7F7D582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E29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3D5D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75C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CEB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022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25.84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1849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47.297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981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54D0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49.27975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6D3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1.982749898</w:t>
            </w:r>
          </w:p>
        </w:tc>
      </w:tr>
      <w:tr w:rsidR="0050584C" w:rsidRPr="00E93E71" w14:paraId="37C43F6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ABAA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C85E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E59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949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767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C43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283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0C7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7118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2.295</w:t>
            </w:r>
          </w:p>
        </w:tc>
      </w:tr>
      <w:tr w:rsidR="0050584C" w:rsidRPr="00E93E71" w14:paraId="32504BF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253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0EF3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D93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7A8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C64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3CF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40.338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623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12F0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46.22086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4EE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5.882864738</w:t>
            </w:r>
          </w:p>
        </w:tc>
      </w:tr>
      <w:tr w:rsidR="0050584C" w:rsidRPr="00E93E71" w14:paraId="30DEC5C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E42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F97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2670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A7EB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8BE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20.86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454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50.419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CF6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69D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45.5033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AA35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-4.91569828</w:t>
            </w:r>
          </w:p>
        </w:tc>
      </w:tr>
      <w:tr w:rsidR="0050584C" w:rsidRPr="00E93E71" w14:paraId="132BE5C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552D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1A8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927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BBD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9E7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7418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44.647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AAA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D97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51.61437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23E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6.967374785</w:t>
            </w:r>
          </w:p>
        </w:tc>
      </w:tr>
      <w:tr w:rsidR="0050584C" w:rsidRPr="00E93E71" w14:paraId="21AF2CD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A65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0C1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349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F79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7B25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6600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43.475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0C9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86F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54.74001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D51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11.26500823</w:t>
            </w:r>
          </w:p>
        </w:tc>
      </w:tr>
      <w:tr w:rsidR="0050584C" w:rsidRPr="00E93E71" w14:paraId="583241D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88E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4F1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54E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98EC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456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A05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00D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B6C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27F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-4.473576284</w:t>
            </w:r>
          </w:p>
        </w:tc>
      </w:tr>
      <w:tr w:rsidR="0050584C" w:rsidRPr="00E93E71" w14:paraId="4D95374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3D3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4E6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709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9614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9A60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701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2A3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209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A9C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-4.473576284</w:t>
            </w:r>
          </w:p>
        </w:tc>
      </w:tr>
      <w:tr w:rsidR="0050584C" w:rsidRPr="00E93E71" w14:paraId="4F1B028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7627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CFC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1A8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5EA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736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610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37.851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E02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4FA5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49.46621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794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11.61521359</w:t>
            </w:r>
          </w:p>
        </w:tc>
      </w:tr>
      <w:tr w:rsidR="0050584C" w:rsidRPr="00E93E71" w14:paraId="679A072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D7A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8BD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04D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CE36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F34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6BC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1FE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CC4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45.99952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FDE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-8.586477706</w:t>
            </w:r>
          </w:p>
        </w:tc>
      </w:tr>
      <w:tr w:rsidR="0050584C" w:rsidRPr="00E93E71" w14:paraId="1254EB2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0E6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EDC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96B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A13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CA2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43D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52.262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93B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447C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51.88458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9FE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-0.377416503</w:t>
            </w:r>
          </w:p>
        </w:tc>
      </w:tr>
      <w:tr w:rsidR="0050584C" w:rsidRPr="00E93E71" w14:paraId="1A7B074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D5C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2A2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11EE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468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D57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272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D087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E145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218F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50584C" w:rsidRPr="00E93E71" w14:paraId="0EF68AC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D3D3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NC_047438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5E82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8D0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F4B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1A0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08F0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C8D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0B0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C27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50584C" w:rsidRPr="00E93E71" w14:paraId="44D575D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77A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0D7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39.21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260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55.66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683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C2E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31.54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14D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4AB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accD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321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53.35787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44C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4.207870292</w:t>
            </w:r>
          </w:p>
        </w:tc>
      </w:tr>
      <w:tr w:rsidR="0050584C" w:rsidRPr="00E93E71" w14:paraId="28A9BB0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7B0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932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40.03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305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CB0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BFC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FD0A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44.765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64F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C8B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49.2424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CCB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4.47740072</w:t>
            </w:r>
          </w:p>
        </w:tc>
      </w:tr>
      <w:tr w:rsidR="0050584C" w:rsidRPr="00E93E71" w14:paraId="68CD06B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7805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909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5C04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16E4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3738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707A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F52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D723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50.62483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393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4.307831035</w:t>
            </w:r>
          </w:p>
        </w:tc>
      </w:tr>
      <w:tr w:rsidR="0050584C" w:rsidRPr="00E93E71" w14:paraId="3D7271B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85E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12A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4EC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DCC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22B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56B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47.054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8E8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B9A1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50.5883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D8A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3.534303186</w:t>
            </w:r>
          </w:p>
        </w:tc>
      </w:tr>
      <w:tr w:rsidR="0050584C" w:rsidRPr="00E93E71" w14:paraId="1007193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0C5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D76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6BC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9CC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94B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085A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45.429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E27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7A8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54.64541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6CD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9.216410099</w:t>
            </w:r>
          </w:p>
        </w:tc>
      </w:tr>
      <w:tr w:rsidR="0050584C" w:rsidRPr="00E93E71" w14:paraId="6E40BC1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E2F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5EFA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F59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73E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C50A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4F7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51.174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EAE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7C2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50.9088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CC2F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-0.265195476</w:t>
            </w:r>
          </w:p>
        </w:tc>
      </w:tr>
      <w:tr w:rsidR="0050584C" w:rsidRPr="00E93E71" w14:paraId="7F0E51B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C09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214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B86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6FF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E6A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29.44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5F47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46.049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409B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B1D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51.90583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583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5.856829597</w:t>
            </w:r>
          </w:p>
        </w:tc>
      </w:tr>
      <w:tr w:rsidR="0050584C" w:rsidRPr="00E93E71" w14:paraId="2E4CA23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62CB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A9E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54B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3D2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8F2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9AE8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62D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C2A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D5D4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2.598927074</w:t>
            </w:r>
          </w:p>
        </w:tc>
      </w:tr>
      <w:tr w:rsidR="0050584C" w:rsidRPr="00E93E71" w14:paraId="36B7BDB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859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C44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D83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C4D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7B8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C80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85B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9602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27B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2.598927074</w:t>
            </w:r>
          </w:p>
        </w:tc>
      </w:tr>
      <w:tr w:rsidR="0050584C" w:rsidRPr="00E93E71" w14:paraId="158BD2D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5A7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64A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451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885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FE3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218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83E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F620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9E8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7.620241141</w:t>
            </w:r>
          </w:p>
        </w:tc>
      </w:tr>
      <w:tr w:rsidR="0050584C" w:rsidRPr="00E93E71" w14:paraId="6146BCD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394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2FD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8D3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A3A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D30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581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EE6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3A1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02B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7.620241141</w:t>
            </w:r>
          </w:p>
        </w:tc>
      </w:tr>
      <w:tr w:rsidR="0050584C" w:rsidRPr="00E93E71" w14:paraId="0CD824A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65D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239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51EE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43B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CBF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27DF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54.141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EDC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infA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AC1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49.10779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CA3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-5.033206193</w:t>
            </w:r>
          </w:p>
        </w:tc>
      </w:tr>
      <w:tr w:rsidR="0050584C" w:rsidRPr="00E93E71" w14:paraId="0CA7A9D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403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65C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6B0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E50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055D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DA68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47.21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738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matK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F1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50.30249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182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3.092487833</w:t>
            </w:r>
          </w:p>
        </w:tc>
      </w:tr>
      <w:tr w:rsidR="0050584C" w:rsidRPr="00E93E71" w14:paraId="7B184DC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B1A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853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F86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5DC3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1D25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DA6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356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841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46.35821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D88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4.712212705</w:t>
            </w:r>
          </w:p>
        </w:tc>
      </w:tr>
      <w:tr w:rsidR="0050584C" w:rsidRPr="00E93E71" w14:paraId="34A7918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CD8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322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4C91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EB3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B570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44D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ECF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154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46.35821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560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4.712212705</w:t>
            </w:r>
          </w:p>
        </w:tc>
      </w:tr>
      <w:tr w:rsidR="0050584C" w:rsidRPr="00E93E71" w14:paraId="7EE0F47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751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4F4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865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41.78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9ACA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37.93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8F3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AF4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9FF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5412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53.56571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51F9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6.725706806</w:t>
            </w:r>
          </w:p>
        </w:tc>
      </w:tr>
      <w:tr w:rsidR="0050584C" w:rsidRPr="00E93E71" w14:paraId="77AB9CD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049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FA2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4C6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6B48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5EF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6C9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385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04A6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49.73385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7D86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-6.353148423</w:t>
            </w:r>
          </w:p>
        </w:tc>
      </w:tr>
      <w:tr w:rsidR="0050584C" w:rsidRPr="00E93E71" w14:paraId="2314637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C7B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731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2EA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837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68FF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2A48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BEE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6E5C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51.16216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6FA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5.796161911</w:t>
            </w:r>
          </w:p>
        </w:tc>
      </w:tr>
      <w:tr w:rsidR="0050584C" w:rsidRPr="00E93E71" w14:paraId="5FCFB80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38F8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364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729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797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9E56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71A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5C9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201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51.16216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752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5.796161911</w:t>
            </w:r>
          </w:p>
        </w:tc>
      </w:tr>
      <w:tr w:rsidR="0050584C" w:rsidRPr="00E93E71" w14:paraId="1A8C30C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433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99C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060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A11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9E4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C11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092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638C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31E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9.121929252</w:t>
            </w:r>
          </w:p>
        </w:tc>
      </w:tr>
      <w:tr w:rsidR="0050584C" w:rsidRPr="00E93E71" w14:paraId="5E1F0C8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743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5EB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7EB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789E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54CC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D65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7D74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C65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31A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9.121929252</w:t>
            </w:r>
          </w:p>
        </w:tc>
      </w:tr>
      <w:tr w:rsidR="0050584C" w:rsidRPr="00E93E71" w14:paraId="61B9B94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FBD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D35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48C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B09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35.83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AD5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3603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42.563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F28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4C0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48.14464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708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5.581643957</w:t>
            </w:r>
          </w:p>
        </w:tc>
      </w:tr>
      <w:tr w:rsidR="0050584C" w:rsidRPr="00E93E71" w14:paraId="56EA3B8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63B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537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ECA2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4CA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64D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739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9F3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8DF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796A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-0.333628448</w:t>
            </w:r>
          </w:p>
        </w:tc>
      </w:tr>
      <w:tr w:rsidR="0050584C" w:rsidRPr="00E93E71" w14:paraId="3C5EF73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975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C39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723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C93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41F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51C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373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930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189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-0.333628448</w:t>
            </w:r>
          </w:p>
        </w:tc>
      </w:tr>
      <w:tr w:rsidR="0050584C" w:rsidRPr="00E93E71" w14:paraId="6AD9010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3E07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5B3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2DA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5E2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24D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58FD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A1A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851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0BC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50584C" w:rsidRPr="00E93E71" w14:paraId="4933DB6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A1A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EE5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D4FD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F0C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F9D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AA0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4E53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2A5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E9AA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50584C" w:rsidRPr="00E93E71" w14:paraId="4490451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747C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F4C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520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E4B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251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BB1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209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10CB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226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50584C" w:rsidRPr="00E93E71" w14:paraId="168D641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7B0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5C9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37C5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AADE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C56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025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965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605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122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50584C" w:rsidRPr="00E93E71" w14:paraId="3D57396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523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6D67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1B8A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0CA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778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58D4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45.032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C8B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212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51.54294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E1E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6.510939224</w:t>
            </w:r>
          </w:p>
        </w:tc>
      </w:tr>
      <w:tr w:rsidR="0050584C" w:rsidRPr="00E93E71" w14:paraId="17E8746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41FC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DBF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97F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F5C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833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CF8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51.108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5F8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A23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49.14521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26E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-1.962792198</w:t>
            </w:r>
          </w:p>
        </w:tc>
      </w:tr>
      <w:tr w:rsidR="0050584C" w:rsidRPr="00E93E71" w14:paraId="2B9F2C7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59F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4F1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C37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3AA1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5C4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44F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49.848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A7B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A7A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53.72534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47D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3.877338387</w:t>
            </w:r>
          </w:p>
        </w:tc>
      </w:tr>
      <w:tr w:rsidR="0050584C" w:rsidRPr="00E93E71" w14:paraId="007D271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91D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A98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5E7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7A2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222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D06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49.848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5E38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D0D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53.72534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29A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3.877338387</w:t>
            </w:r>
          </w:p>
        </w:tc>
      </w:tr>
      <w:tr w:rsidR="0050584C" w:rsidRPr="00E93E71" w14:paraId="0630E98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157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981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068A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536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FE00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5AA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44.342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C02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3E05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50.71239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0DD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6.370387453</w:t>
            </w:r>
          </w:p>
        </w:tc>
      </w:tr>
      <w:tr w:rsidR="0050584C" w:rsidRPr="00E93E71" w14:paraId="4F965CB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BF0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AE7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D3C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590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E2EC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23.12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07E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45.237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DFF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7E4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47.22684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A26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1.989840698</w:t>
            </w:r>
          </w:p>
        </w:tc>
      </w:tr>
      <w:tr w:rsidR="0050584C" w:rsidRPr="00E93E71" w14:paraId="5C26EDE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F1F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AE2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E44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1EB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8E8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761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56E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FEE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56D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4.519302359</w:t>
            </w:r>
          </w:p>
        </w:tc>
      </w:tr>
      <w:tr w:rsidR="0050584C" w:rsidRPr="00E93E71" w14:paraId="14E8999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0F1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A66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91D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E21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12D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91C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B83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EA0D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46.28191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EF5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-9.218087523</w:t>
            </w:r>
          </w:p>
        </w:tc>
      </w:tr>
      <w:tr w:rsidR="0050584C" w:rsidRPr="00E93E71" w14:paraId="248CD82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888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01A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0EA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70C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19D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5A9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30.698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FBEA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62E4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3D0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21.602</w:t>
            </w:r>
          </w:p>
        </w:tc>
      </w:tr>
      <w:tr w:rsidR="0050584C" w:rsidRPr="00E93E71" w14:paraId="0452C34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D00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053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0D9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60A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B1B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909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50.489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336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458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54.16483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672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3.675825677</w:t>
            </w:r>
          </w:p>
        </w:tc>
      </w:tr>
      <w:tr w:rsidR="0050584C" w:rsidRPr="00E93E71" w14:paraId="695221E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A51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A682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40.82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D29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599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F74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54E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48.181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75C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05E9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52.90948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DF8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4.728475383</w:t>
            </w:r>
          </w:p>
        </w:tc>
      </w:tr>
      <w:tr w:rsidR="0050584C" w:rsidRPr="00E93E71" w14:paraId="59F479E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C70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416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BC8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B6DB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E5A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A18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5695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82F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F98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50584C" w:rsidRPr="00E93E71" w14:paraId="4C4F759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673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A6DB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3FE4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E71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4A6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6F0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7DC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6322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3CD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50584C" w:rsidRPr="00E93E71" w14:paraId="198875C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602A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3F03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C6E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DF8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8AD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BAC6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E6C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9B8B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177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50584C" w:rsidRPr="00E93E71" w14:paraId="562DE81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ABD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582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D40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CC0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8C5D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9DC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90B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05F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6CA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50584C" w:rsidRPr="00E93E71" w14:paraId="553CBDA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CC1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09F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4EB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227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F3E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ABB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39.036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8AF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856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52.15273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BA9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13.11673476</w:t>
            </w:r>
          </w:p>
        </w:tc>
      </w:tr>
      <w:tr w:rsidR="0050584C" w:rsidRPr="00E93E71" w14:paraId="24DAC74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4E7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6250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41.34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B21F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AC8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9C63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9FFC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E37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AEE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52.84773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69E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11.40773339</w:t>
            </w:r>
          </w:p>
        </w:tc>
      </w:tr>
      <w:tr w:rsidR="0050584C" w:rsidRPr="00E93E71" w14:paraId="4ACE7AB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AB1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F02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CB7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D33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698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4F6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198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012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53.28369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171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4.744686767</w:t>
            </w:r>
          </w:p>
        </w:tc>
      </w:tr>
      <w:tr w:rsidR="0050584C" w:rsidRPr="00E93E71" w14:paraId="20696F5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7D7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182D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51E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DF63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08FD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023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0C8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2364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53.57238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570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8.466380585</w:t>
            </w:r>
          </w:p>
        </w:tc>
      </w:tr>
      <w:tr w:rsidR="0050584C" w:rsidRPr="00E93E71" w14:paraId="5D198DC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E0CE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0D7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F3B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5B3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FCF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C26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46.148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764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6FB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53.79812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C8B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7.650122179</w:t>
            </w:r>
          </w:p>
        </w:tc>
      </w:tr>
      <w:tr w:rsidR="0050584C" w:rsidRPr="00E93E71" w14:paraId="765E0A0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1B0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E1C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F18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6FA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718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930F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B46A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957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D49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4.471211875</w:t>
            </w:r>
          </w:p>
        </w:tc>
      </w:tr>
      <w:tr w:rsidR="0050584C" w:rsidRPr="00E93E71" w14:paraId="59D200A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3D3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E68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97E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12A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9BAD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6E41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041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5D26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AA64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4.65</w:t>
            </w:r>
          </w:p>
        </w:tc>
      </w:tr>
      <w:tr w:rsidR="0050584C" w:rsidRPr="00E93E71" w14:paraId="5130A54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F7B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ED5A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DDF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431D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436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B03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42.805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2C5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9DD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51.14772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5035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8.34272388</w:t>
            </w:r>
          </w:p>
        </w:tc>
      </w:tr>
      <w:tr w:rsidR="0050584C" w:rsidRPr="00E93E71" w14:paraId="738BF07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15D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74B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DCF2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677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584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9A2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CEB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2A9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068E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22.8906897</w:t>
            </w:r>
          </w:p>
        </w:tc>
      </w:tr>
      <w:tr w:rsidR="0050584C" w:rsidRPr="00E93E71" w14:paraId="3BC4454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4B6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A39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C65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7DFB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ABA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C49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31C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A22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51.78527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341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15.82126637</w:t>
            </w:r>
          </w:p>
        </w:tc>
      </w:tr>
      <w:tr w:rsidR="0050584C" w:rsidRPr="00E93E71" w14:paraId="7935C9C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2B2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651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BCA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51A4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246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8A7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54.824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54A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502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55.84394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7901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1.019944876</w:t>
            </w:r>
          </w:p>
        </w:tc>
      </w:tr>
      <w:tr w:rsidR="0050584C" w:rsidRPr="00E93E71" w14:paraId="285F018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8B1A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282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3B1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847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9B6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D1A5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D50F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89F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56.08638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33C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3.293383551</w:t>
            </w:r>
          </w:p>
        </w:tc>
      </w:tr>
      <w:tr w:rsidR="0050584C" w:rsidRPr="00E93E71" w14:paraId="4D1ED63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A2E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030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733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74F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B6B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17.14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B2F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93D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psbM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D8C7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42.67669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D9C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-4.323313026</w:t>
            </w:r>
          </w:p>
        </w:tc>
      </w:tr>
      <w:tr w:rsidR="0050584C" w:rsidRPr="00E93E71" w14:paraId="443B8D5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C83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F78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04C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56.82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F7A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AB8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D745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F7B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E14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53.54567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85C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4.525673867</w:t>
            </w:r>
          </w:p>
        </w:tc>
      </w:tr>
      <w:tr w:rsidR="0050584C" w:rsidRPr="00E93E71" w14:paraId="7235DF9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B11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C8C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60C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3A1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73D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8E5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56.893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9A8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psbT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910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EB76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-2.361788125</w:t>
            </w:r>
          </w:p>
        </w:tc>
      </w:tr>
      <w:tr w:rsidR="0050584C" w:rsidRPr="00E93E71" w14:paraId="757119A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046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C4D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997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87E8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273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5BD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46.925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64E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psbZ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067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50.12584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0FD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3.200842687</w:t>
            </w:r>
          </w:p>
        </w:tc>
      </w:tr>
      <w:tr w:rsidR="0050584C" w:rsidRPr="00E93E71" w14:paraId="60F5BAF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14D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432F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E72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58.61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BDB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43.49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690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7A5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47.033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60B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rbcL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775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51.7355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C98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4.702504828</w:t>
            </w:r>
          </w:p>
        </w:tc>
      </w:tr>
      <w:tr w:rsidR="0050584C" w:rsidRPr="00E93E71" w14:paraId="306C607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313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ECA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C0A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486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A13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29.48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E7C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49.344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90A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606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51.93414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581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2.590137689</w:t>
            </w:r>
          </w:p>
        </w:tc>
      </w:tr>
      <w:tr w:rsidR="0050584C" w:rsidRPr="00E93E71" w14:paraId="6093F62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CDA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12F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A7B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96D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92C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83E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50.124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C2C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7F5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50.33922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2A2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0.215217696</w:t>
            </w:r>
          </w:p>
        </w:tc>
      </w:tr>
      <w:tr w:rsidR="0050584C" w:rsidRPr="00E93E71" w14:paraId="0C8A078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823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913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39.66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E76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684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D41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21.17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959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FBF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E50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45.73996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5F2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8.088964208</w:t>
            </w:r>
          </w:p>
        </w:tc>
      </w:tr>
      <w:tr w:rsidR="0050584C" w:rsidRPr="00E93E71" w14:paraId="56E6CC6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F1D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D74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924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B39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DB9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AE1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43.529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977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552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51.55724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C9C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8.028237022</w:t>
            </w:r>
          </w:p>
        </w:tc>
      </w:tr>
      <w:tr w:rsidR="0050584C" w:rsidRPr="00E93E71" w14:paraId="7562068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DB0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50A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C1D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5F7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1A1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24.52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64F8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96CE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E1D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48.2882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CFA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5.613195139</w:t>
            </w:r>
          </w:p>
        </w:tc>
      </w:tr>
      <w:tr w:rsidR="0050584C" w:rsidRPr="00E93E71" w14:paraId="28D2B1D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A0DA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9DD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DA9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40.86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DAA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6173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22.58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91CD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48.969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7F06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1E7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46.81571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919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-2.153285144</w:t>
            </w:r>
          </w:p>
        </w:tc>
      </w:tr>
      <w:tr w:rsidR="0050584C" w:rsidRPr="00E93E71" w14:paraId="393CEFC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FE37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A945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EFE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D30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60F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4D2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6FC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BFA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BEC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50584C" w:rsidRPr="00E93E71" w14:paraId="1B4AC38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686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939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DDB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226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C0E7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39A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CC1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9BA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42F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50584C" w:rsidRPr="00E93E71" w14:paraId="798B154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CE9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BB9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91B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6A4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432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CEF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C7B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C11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56.69207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9C0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6.149069653</w:t>
            </w:r>
          </w:p>
        </w:tc>
      </w:tr>
      <w:tr w:rsidR="0050584C" w:rsidRPr="00E93E71" w14:paraId="4E90B8E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B7C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816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650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D97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8E7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983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26.489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A9A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6FD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A4B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21.16330236</w:t>
            </w:r>
          </w:p>
        </w:tc>
      </w:tr>
      <w:tr w:rsidR="0050584C" w:rsidRPr="00E93E71" w14:paraId="5C05E4F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1A8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7D7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3C0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6C5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7E3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0A9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45.162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459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23D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48.51447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C2A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3.352473444</w:t>
            </w:r>
          </w:p>
        </w:tc>
      </w:tr>
      <w:tr w:rsidR="0050584C" w:rsidRPr="00E93E71" w14:paraId="5DAB7AD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D88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7E6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AAC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9C4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6627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01F5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48.639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3054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A45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51.20545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4A9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2.56644661</w:t>
            </w:r>
          </w:p>
        </w:tc>
      </w:tr>
      <w:tr w:rsidR="0050584C" w:rsidRPr="00E93E71" w14:paraId="0720971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595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53D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97E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43DA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1708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C00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F40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F20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50.38326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F67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2.077260391</w:t>
            </w:r>
          </w:p>
        </w:tc>
      </w:tr>
      <w:tr w:rsidR="0050584C" w:rsidRPr="00E93E71" w14:paraId="002246E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158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726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995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594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24E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D68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49.652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BEEF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03D7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51.29908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4E1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1.647077142</w:t>
            </w:r>
          </w:p>
        </w:tc>
      </w:tr>
      <w:tr w:rsidR="0050584C" w:rsidRPr="00E93E71" w14:paraId="6DED667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066F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EB61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7AF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41.95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E2F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520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C58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50.105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86AB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ACF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52.06124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4C8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1.95623729</w:t>
            </w:r>
          </w:p>
        </w:tc>
      </w:tr>
      <w:tr w:rsidR="0050584C" w:rsidRPr="00E93E71" w14:paraId="4D4C095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1B0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6BC8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35.15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622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6DA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EC3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77F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6D8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FE1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49.66704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4C5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3.174042131</w:t>
            </w:r>
          </w:p>
        </w:tc>
      </w:tr>
      <w:tr w:rsidR="0050584C" w:rsidRPr="00E93E71" w14:paraId="3E24E06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F3B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0EE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AF4B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D98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32.39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3C5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408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48.388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0B9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7C5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239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0.262</w:t>
            </w:r>
          </w:p>
        </w:tc>
      </w:tr>
      <w:tr w:rsidR="0050584C" w:rsidRPr="00E93E71" w14:paraId="5BC8F5A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0A5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93B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7A18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4EA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44F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25.84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202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48.416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5D8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C389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49.27975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BC1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0.863749898</w:t>
            </w:r>
          </w:p>
        </w:tc>
      </w:tr>
      <w:tr w:rsidR="0050584C" w:rsidRPr="00E93E71" w14:paraId="7BEF2E4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4F4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A908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810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D16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23E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4D7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C15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B0A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D2D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2.295</w:t>
            </w:r>
          </w:p>
        </w:tc>
      </w:tr>
      <w:tr w:rsidR="0050584C" w:rsidRPr="00E93E71" w14:paraId="17D8A4D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E41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DC1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459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8E9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B454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C27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40.338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311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F55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46.22086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2CD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5.882864738</w:t>
            </w:r>
          </w:p>
        </w:tc>
      </w:tr>
      <w:tr w:rsidR="0050584C" w:rsidRPr="00E93E71" w14:paraId="0F3A2C2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77F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382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167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ABED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FC7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4661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51.001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1A2D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5167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46.05296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873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-4.948044933</w:t>
            </w:r>
          </w:p>
        </w:tc>
      </w:tr>
      <w:tr w:rsidR="0050584C" w:rsidRPr="00E93E71" w14:paraId="32CC432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D90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0CD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17B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796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138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4D9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44.522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979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7B9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51.61437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540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7.092374785</w:t>
            </w:r>
          </w:p>
        </w:tc>
      </w:tr>
      <w:tr w:rsidR="0050584C" w:rsidRPr="00E93E71" w14:paraId="5635F46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3A42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37D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FCE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D75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7BE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A07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43.475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023F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98B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54.74001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7E59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11.26500823</w:t>
            </w:r>
          </w:p>
        </w:tc>
      </w:tr>
      <w:tr w:rsidR="0050584C" w:rsidRPr="00E93E71" w14:paraId="79B3031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E34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173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EED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53E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F09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7EF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57E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5366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9E8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-4.473576284</w:t>
            </w:r>
          </w:p>
        </w:tc>
      </w:tr>
      <w:tr w:rsidR="0050584C" w:rsidRPr="00E93E71" w14:paraId="59C66C0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A4E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1AB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7893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C4C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77A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9A6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3EF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9E2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84A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-4.473576284</w:t>
            </w:r>
          </w:p>
        </w:tc>
      </w:tr>
      <w:tr w:rsidR="0050584C" w:rsidRPr="00E93E71" w14:paraId="7A3BF20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B08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048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7C7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311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DB9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054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74E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686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45.19036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17E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-4.999643088</w:t>
            </w:r>
          </w:p>
        </w:tc>
      </w:tr>
      <w:tr w:rsidR="0050584C" w:rsidRPr="00E93E71" w14:paraId="43DE3C8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11E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B89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2E1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329B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3D7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395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9E6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02B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45.19036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8EEB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-4.999643088</w:t>
            </w:r>
          </w:p>
        </w:tc>
      </w:tr>
      <w:tr w:rsidR="0050584C" w:rsidRPr="00E93E71" w14:paraId="10DD784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C5F3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C55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66C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4E48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B30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CB8B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38.032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E15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50E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49.14521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026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11.1132078</w:t>
            </w:r>
          </w:p>
        </w:tc>
      </w:tr>
      <w:tr w:rsidR="0050584C" w:rsidRPr="00E93E71" w14:paraId="255EB3E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B63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4CD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471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07A4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15D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225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6614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045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45.99952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7F7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-8.586477706</w:t>
            </w:r>
          </w:p>
        </w:tc>
      </w:tr>
      <w:tr w:rsidR="0050584C" w:rsidRPr="00E93E71" w14:paraId="2117158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76A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326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10E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6CA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7B6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CAB0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D10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C4B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58.22599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057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-2.774007399</w:t>
            </w:r>
          </w:p>
        </w:tc>
      </w:tr>
      <w:tr w:rsidR="0050584C" w:rsidRPr="00E93E71" w14:paraId="618F8F8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13A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B85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F04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9EC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536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C94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33D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6A8A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51.58582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32A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-0.357183378</w:t>
            </w:r>
          </w:p>
        </w:tc>
      </w:tr>
      <w:tr w:rsidR="0050584C" w:rsidRPr="00E93E71" w14:paraId="0247E63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333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5695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FE4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62D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B4A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5DA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396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876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A4F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50584C" w:rsidRPr="00E93E71" w14:paraId="484F487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8BA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77E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EF2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F1C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8FB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47A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F499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251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94D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50584C" w:rsidRPr="00E93E71" w14:paraId="40EA4DD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B1D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95F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5E8A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CC8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6FC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696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BD91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E31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55.93688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EE2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-5.063123455</w:t>
            </w:r>
          </w:p>
        </w:tc>
      </w:tr>
      <w:tr w:rsidR="0050584C" w:rsidRPr="00E93E71" w14:paraId="3F56362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88F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NC_050162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62D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711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E83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C841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584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51.234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422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ycf68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129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59.89231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553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8.658312862</w:t>
            </w:r>
          </w:p>
        </w:tc>
      </w:tr>
      <w:tr w:rsidR="0050584C" w:rsidRPr="00E93E71" w14:paraId="003C5A0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881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2B9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09A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52.21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830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B727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30.15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D34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50.404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F9D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accD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A26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52.40477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286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2.000773212</w:t>
            </w:r>
          </w:p>
        </w:tc>
      </w:tr>
      <w:tr w:rsidR="0050584C" w:rsidRPr="00E93E71" w14:paraId="422C411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556E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45B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73A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54.33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7FF7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722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ACB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44.967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8EB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C69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49.2424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B0C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4.27540072</w:t>
            </w:r>
          </w:p>
        </w:tc>
      </w:tr>
      <w:tr w:rsidR="0050584C" w:rsidRPr="00E93E71" w14:paraId="3668955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A94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B1ED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E08B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459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2D3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547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45.645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E0F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08F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50.17742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388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4.532421807</w:t>
            </w:r>
          </w:p>
        </w:tc>
      </w:tr>
      <w:tr w:rsidR="0050584C" w:rsidRPr="00E93E71" w14:paraId="5003350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368B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8E52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329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8A9F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8B5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750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47.296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48D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6F2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51.13328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EEF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3.837280975</w:t>
            </w:r>
          </w:p>
        </w:tc>
      </w:tr>
      <w:tr w:rsidR="0050584C" w:rsidRPr="00E93E71" w14:paraId="67255A2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1599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7A1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A92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45.26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490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7D0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32.11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6DC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45.565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375B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FF0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53.73859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4048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8.173589769</w:t>
            </w:r>
          </w:p>
        </w:tc>
      </w:tr>
      <w:tr w:rsidR="0050584C" w:rsidRPr="00E93E71" w14:paraId="1E39B2E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044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C68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3FE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A8A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FBC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3B8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50.468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3AB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FDF2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3D6A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-0.452839759</w:t>
            </w:r>
          </w:p>
        </w:tc>
      </w:tr>
      <w:tr w:rsidR="0050584C" w:rsidRPr="00E93E71" w14:paraId="462C639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1CD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C99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B17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194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B9F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29.84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AEA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46.088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115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BFD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52.18786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166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6.099858722</w:t>
            </w:r>
          </w:p>
        </w:tc>
      </w:tr>
      <w:tr w:rsidR="0050584C" w:rsidRPr="00E93E71" w14:paraId="39BDF0C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F698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4F4E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221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B42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5BA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224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47.949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9A2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A7A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E65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2.492927074</w:t>
            </w:r>
          </w:p>
        </w:tc>
      </w:tr>
      <w:tr w:rsidR="0050584C" w:rsidRPr="00E93E71" w14:paraId="17FB990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A0D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2BB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BF33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3227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E64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D457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D7C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3B2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FAC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7.603241141</w:t>
            </w:r>
          </w:p>
        </w:tc>
      </w:tr>
      <w:tr w:rsidR="0050584C" w:rsidRPr="00E93E71" w14:paraId="6427D02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997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538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4FA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50C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D53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6AE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51.463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BDF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infA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8C7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39CA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-3.273004783</w:t>
            </w:r>
          </w:p>
        </w:tc>
      </w:tr>
      <w:tr w:rsidR="0050584C" w:rsidRPr="00E93E71" w14:paraId="27BFF7B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6A5D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D6F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338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BF4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FBD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3F9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47.605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4E2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matK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85E0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50.40527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0EBE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2.800268062</w:t>
            </w:r>
          </w:p>
        </w:tc>
      </w:tr>
      <w:tr w:rsidR="0050584C" w:rsidRPr="00E93E71" w14:paraId="3409B86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E40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9E4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77F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C579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B1D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EFB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41.765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A7C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C547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46.35821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BBA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4.593212705</w:t>
            </w:r>
          </w:p>
        </w:tc>
      </w:tr>
      <w:tr w:rsidR="0050584C" w:rsidRPr="00E93E71" w14:paraId="3AD899B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F37A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6B2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CE0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A9DF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DD40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F48A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48.123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A27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1F0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53.84431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AA6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5.721312659</w:t>
            </w:r>
          </w:p>
        </w:tc>
      </w:tr>
      <w:tr w:rsidR="0050584C" w:rsidRPr="00E93E71" w14:paraId="6897738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E69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EF4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606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DC75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A27A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4150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56.338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898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186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50.33922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6F0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-5.998782304</w:t>
            </w:r>
          </w:p>
        </w:tc>
      </w:tr>
      <w:tr w:rsidR="0050584C" w:rsidRPr="00E93E71" w14:paraId="1CB0F24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779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3FE8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C55A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380C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56FC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197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056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9B9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51.30627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2B06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6.156270727</w:t>
            </w:r>
          </w:p>
        </w:tc>
      </w:tr>
      <w:tr w:rsidR="0050584C" w:rsidRPr="00E93E71" w14:paraId="583D6CA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BD8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C80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A474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2A3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0911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F777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02F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51F1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C5C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9.121929252</w:t>
            </w:r>
          </w:p>
        </w:tc>
      </w:tr>
      <w:tr w:rsidR="0050584C" w:rsidRPr="00E93E71" w14:paraId="345BECC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7D7D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D6A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C6A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37C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B33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402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44.087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4E9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544A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48.34858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A844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4.261583016</w:t>
            </w:r>
          </w:p>
        </w:tc>
      </w:tr>
      <w:tr w:rsidR="0050584C" w:rsidRPr="00E93E71" w14:paraId="0DF6525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96A6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0A0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782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BB7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3EA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9AF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683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664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71EF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-0.333628448</w:t>
            </w:r>
          </w:p>
        </w:tc>
      </w:tr>
      <w:tr w:rsidR="0050584C" w:rsidRPr="00E93E71" w14:paraId="3AC3CF6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08B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EF4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5C8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97E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75E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6DB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5C3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A02D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CBA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50584C" w:rsidRPr="00E93E71" w14:paraId="331E91B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F882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C0B6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D3D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CCA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A57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A75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78D8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E2E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998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50584C" w:rsidRPr="00E93E71" w14:paraId="1F831AB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9F8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87F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164E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D91F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5F0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420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46.727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6E6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67E0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51.99068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F65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5.263684669</w:t>
            </w:r>
          </w:p>
        </w:tc>
      </w:tr>
      <w:tr w:rsidR="0050584C" w:rsidRPr="00E93E71" w14:paraId="3E18C22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555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743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EDB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91F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511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59F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49.848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7496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CF32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48.48433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CD82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-1.363668702</w:t>
            </w:r>
          </w:p>
        </w:tc>
      </w:tr>
      <w:tr w:rsidR="0050584C" w:rsidRPr="00E93E71" w14:paraId="01DA7FC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C91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BE45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B6C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3B4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0C9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979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50.031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5F5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789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53.72534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D7D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3.694338387</w:t>
            </w:r>
          </w:p>
        </w:tc>
      </w:tr>
      <w:tr w:rsidR="0050584C" w:rsidRPr="00E93E71" w14:paraId="4D9B0D4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5B1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555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508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7C55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E08E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C8C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68DC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B69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51.96242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396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5.145422757</w:t>
            </w:r>
          </w:p>
        </w:tc>
      </w:tr>
      <w:tr w:rsidR="0050584C" w:rsidRPr="00E93E71" w14:paraId="21692DC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857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CF7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1E5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421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F1B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13D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43.881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6B2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2C5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47.89491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E15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4.013911839</w:t>
            </w:r>
          </w:p>
        </w:tc>
      </w:tr>
      <w:tr w:rsidR="0050584C" w:rsidRPr="00E93E71" w14:paraId="754C916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EC9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4A48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F2A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BC7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0D2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C83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6DE6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723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CAB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4.519302359</w:t>
            </w:r>
          </w:p>
        </w:tc>
      </w:tr>
      <w:tr w:rsidR="0050584C" w:rsidRPr="00E93E71" w14:paraId="2699465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32C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DA0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62D7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1B1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173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747D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824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7BC3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46.28191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09BC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-9.218087523</w:t>
            </w:r>
          </w:p>
        </w:tc>
      </w:tr>
      <w:tr w:rsidR="0050584C" w:rsidRPr="00E93E71" w14:paraId="5DA7C55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C68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58C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CD79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BEB1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15F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D89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30.698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896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EC2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5C9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21.602</w:t>
            </w:r>
          </w:p>
        </w:tc>
      </w:tr>
      <w:tr w:rsidR="0050584C" w:rsidRPr="00E93E71" w14:paraId="50A8666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AC1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5A5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E499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792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A9B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32.89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0EF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0E6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C6B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54.24901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5421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3.639011348</w:t>
            </w:r>
          </w:p>
        </w:tc>
      </w:tr>
      <w:tr w:rsidR="0050584C" w:rsidRPr="00E93E71" w14:paraId="03781FF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CB3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ACB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40.82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D2A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054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435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8A0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48.353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6A9B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EB6D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52.90948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6EC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4.556475383</w:t>
            </w:r>
          </w:p>
        </w:tc>
      </w:tr>
      <w:tr w:rsidR="0050584C" w:rsidRPr="00E93E71" w14:paraId="4E7AF54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EFA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E53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FB44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BA8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0250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D21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D08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DCF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0D1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50584C" w:rsidRPr="00E93E71" w14:paraId="1474526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1B3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549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569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048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C54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9FB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483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343D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AFE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50584C" w:rsidRPr="00E93E71" w14:paraId="0AE97AE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8D6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DFF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35F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D33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A50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3C6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47.459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27C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708A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55.8905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91B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8.431498256</w:t>
            </w:r>
          </w:p>
        </w:tc>
      </w:tr>
      <w:tr w:rsidR="0050584C" w:rsidRPr="00E93E71" w14:paraId="52228A5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C6A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AED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31C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91CB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3DEB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78E6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40.941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FF8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3C71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53.23636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A8B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12.2953626</w:t>
            </w:r>
          </w:p>
        </w:tc>
      </w:tr>
      <w:tr w:rsidR="0050584C" w:rsidRPr="00E93E71" w14:paraId="2B171AD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31F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B51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AE9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9A2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A37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31.63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673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49.071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575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350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53.4184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8D20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4.347397798</w:t>
            </w:r>
          </w:p>
        </w:tc>
      </w:tr>
      <w:tr w:rsidR="0050584C" w:rsidRPr="00E93E71" w14:paraId="79E8B80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E47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FDA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43.88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93A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7E30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28D5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37B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44.783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2C1E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420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53.43183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C0F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8.648827636</w:t>
            </w:r>
          </w:p>
        </w:tc>
      </w:tr>
      <w:tr w:rsidR="0050584C" w:rsidRPr="00E93E71" w14:paraId="3ABE534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971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FB2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88E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66D7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169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ADD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6D48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705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53.79812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06B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7.728122179</w:t>
            </w:r>
          </w:p>
        </w:tc>
      </w:tr>
      <w:tr w:rsidR="0050584C" w:rsidRPr="00E93E71" w14:paraId="6609E68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8DC8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CCE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A7B7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4773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262F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B01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FC5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1E1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22B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4.471211875</w:t>
            </w:r>
          </w:p>
        </w:tc>
      </w:tr>
      <w:tr w:rsidR="0050584C" w:rsidRPr="00E93E71" w14:paraId="607DFDF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6F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028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0B0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EA3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63D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EB1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5935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6CFE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50.50785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5FAD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14.00784823</w:t>
            </w:r>
          </w:p>
        </w:tc>
      </w:tr>
      <w:tr w:rsidR="0050584C" w:rsidRPr="00E93E71" w14:paraId="602CF78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418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A48D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621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C74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A55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319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7405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4C4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51.14772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538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9.50072388</w:t>
            </w:r>
          </w:p>
        </w:tc>
      </w:tr>
      <w:tr w:rsidR="0050584C" w:rsidRPr="00E93E71" w14:paraId="773D064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0F8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3EE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20B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70F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FE2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2F6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CB0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A46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E7D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22.8906897</w:t>
            </w:r>
          </w:p>
        </w:tc>
      </w:tr>
      <w:tr w:rsidR="0050584C" w:rsidRPr="00E93E71" w14:paraId="6279E85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5AA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B32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73AB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B18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7F7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F809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F10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C30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51.78527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6AAC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15.82126637</w:t>
            </w:r>
          </w:p>
        </w:tc>
      </w:tr>
      <w:tr w:rsidR="0050584C" w:rsidRPr="00E93E71" w14:paraId="26949F4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3AB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8A9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3A9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FBE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C05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4DE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48.859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99C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CE76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55.84394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65E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6.984944876</w:t>
            </w:r>
          </w:p>
        </w:tc>
      </w:tr>
      <w:tr w:rsidR="0050584C" w:rsidRPr="00E93E71" w14:paraId="7A18BFE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AF90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D4E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5A9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CA7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BBF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CCE3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F9D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ADA2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56.08638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89E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3.293383551</w:t>
            </w:r>
          </w:p>
        </w:tc>
      </w:tr>
      <w:tr w:rsidR="0050584C" w:rsidRPr="00E93E71" w14:paraId="3F5CF61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794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BD5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A39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C72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3A8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FF1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1C7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psbM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1EE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44.84706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1E0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-2.152941176</w:t>
            </w:r>
          </w:p>
        </w:tc>
      </w:tr>
      <w:tr w:rsidR="0050584C" w:rsidRPr="00E93E71" w14:paraId="7307C7F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59A0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C23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C7D7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95C2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CC9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A212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FB4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1DA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53.54567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EF8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7.525673867</w:t>
            </w:r>
          </w:p>
        </w:tc>
      </w:tr>
      <w:tr w:rsidR="0050584C" w:rsidRPr="00E93E71" w14:paraId="7B7EBFD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FE2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599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7FF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BD1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8B5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85B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56.893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EE3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psbT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747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8AE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-2.361788125</w:t>
            </w:r>
          </w:p>
        </w:tc>
      </w:tr>
      <w:tr w:rsidR="0050584C" w:rsidRPr="00E93E71" w14:paraId="76EAEA2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3D1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4DF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FCB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5AE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C7C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D1A4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AC25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psbZ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83D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50.12584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7A0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2.946842687</w:t>
            </w:r>
          </w:p>
        </w:tc>
      </w:tr>
      <w:tr w:rsidR="0050584C" w:rsidRPr="00E93E71" w14:paraId="696ACF3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591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1BE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43.35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54F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58.19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265B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F07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8A5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46.569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9737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rbcL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FE3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51.43554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3EB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4.866537557</w:t>
            </w:r>
          </w:p>
        </w:tc>
      </w:tr>
      <w:tr w:rsidR="0050584C" w:rsidRPr="00E93E71" w14:paraId="0FE20F4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C7A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079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EFE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FB2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3E19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6367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398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DEC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52.71694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D6E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0.965936044</w:t>
            </w:r>
          </w:p>
        </w:tc>
      </w:tr>
      <w:tr w:rsidR="0050584C" w:rsidRPr="00E93E71" w14:paraId="0AB6F29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71EF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3D1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A89E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53.38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70F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4A0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9C7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994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D9B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50.19215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B4F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-2.157849933</w:t>
            </w:r>
          </w:p>
        </w:tc>
      </w:tr>
      <w:tr w:rsidR="0050584C" w:rsidRPr="00E93E71" w14:paraId="49274A4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571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F1C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39.72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846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8F4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51.67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A9F1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18.33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205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35.35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457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1B2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43.57652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EDCE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8.226522799</w:t>
            </w:r>
          </w:p>
        </w:tc>
      </w:tr>
      <w:tr w:rsidR="0050584C" w:rsidRPr="00E93E71" w14:paraId="7A8A36F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AA3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FCD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0E7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D25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563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6B9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43.234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759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F10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51.55724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BE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8.323237022</w:t>
            </w:r>
          </w:p>
        </w:tc>
      </w:tr>
      <w:tr w:rsidR="0050584C" w:rsidRPr="00E93E71" w14:paraId="733FD79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CA3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062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6EC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340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5501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24.52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248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41.791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4F5E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59E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48.2882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3D9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6.497195139</w:t>
            </w:r>
          </w:p>
        </w:tc>
      </w:tr>
      <w:tr w:rsidR="0050584C" w:rsidRPr="00E93E71" w14:paraId="612C215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E64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3F4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E07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AFC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1FB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8F7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49.603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E4FB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448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18A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-0.953</w:t>
            </w:r>
          </w:p>
        </w:tc>
      </w:tr>
      <w:tr w:rsidR="0050584C" w:rsidRPr="00E93E71" w14:paraId="2986286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795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728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510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A852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B04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AA3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28F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485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D85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50584C" w:rsidRPr="00E93E71" w14:paraId="6AE330A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9BC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70D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DBC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40.85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15D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6F8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1C1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53.361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0FC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8C4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56.49038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3E8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3.129380429</w:t>
            </w:r>
          </w:p>
        </w:tc>
      </w:tr>
      <w:tr w:rsidR="0050584C" w:rsidRPr="00E93E71" w14:paraId="6D5436F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E93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EEC9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575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39.47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2E2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43D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64D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36.35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FBCE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46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CB82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11.30230236</w:t>
            </w:r>
          </w:p>
        </w:tc>
      </w:tr>
      <w:tr w:rsidR="0050584C" w:rsidRPr="00E93E71" w14:paraId="5589097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EA3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5E2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293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E81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A5E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554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45F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3E52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48.16732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970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2.601321775</w:t>
            </w:r>
          </w:p>
        </w:tc>
      </w:tr>
      <w:tr w:rsidR="0050584C" w:rsidRPr="00E93E71" w14:paraId="152B994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DC8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159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38.18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621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E3E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BDA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28.86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A11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48.882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3B73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9BD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51.49286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648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2.610855211</w:t>
            </w:r>
          </w:p>
        </w:tc>
      </w:tr>
      <w:tr w:rsidR="0050584C" w:rsidRPr="00E93E71" w14:paraId="2743B95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328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D76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F69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C0F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434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03B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47.808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717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FAD8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50.00777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5AB7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2.199773973</w:t>
            </w:r>
          </w:p>
        </w:tc>
      </w:tr>
      <w:tr w:rsidR="0050584C" w:rsidRPr="00E93E71" w14:paraId="0ABC84C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AF3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644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36.75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09E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AA7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CFC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4799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49.549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7E6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8FC1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51.08269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027E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1.533692658</w:t>
            </w:r>
          </w:p>
        </w:tc>
      </w:tr>
      <w:tr w:rsidR="0050584C" w:rsidRPr="00E93E71" w14:paraId="15ABDBA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F16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9FD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019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D4C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524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A00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51.936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B0F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E8E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52.65477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62E9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0.718768027</w:t>
            </w:r>
          </w:p>
        </w:tc>
      </w:tr>
      <w:tr w:rsidR="0050584C" w:rsidRPr="00E93E71" w14:paraId="5930280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58F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B02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34.73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E5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44.35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46CA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4C7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25.52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B03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48.929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429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9F7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49.0404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6426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0.111404673</w:t>
            </w:r>
          </w:p>
        </w:tc>
      </w:tr>
      <w:tr w:rsidR="0050584C" w:rsidRPr="00E93E71" w14:paraId="17AA669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BC9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FB13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F39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FDF6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38.28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C64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26.32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42F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31C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E1E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49.63733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DA4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1.493327271</w:t>
            </w:r>
          </w:p>
        </w:tc>
      </w:tr>
      <w:tr w:rsidR="0050584C" w:rsidRPr="00E93E71" w14:paraId="62C4979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EF5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9D6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AB6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E5B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E1F0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D00E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45.605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891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BF4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48.16732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903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2.562321775</w:t>
            </w:r>
          </w:p>
        </w:tc>
      </w:tr>
      <w:tr w:rsidR="0050584C" w:rsidRPr="00E93E71" w14:paraId="41F04C2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818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CFE9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2A4E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402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D8E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27C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C8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A44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46.22086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F78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5.718864738</w:t>
            </w:r>
          </w:p>
        </w:tc>
      </w:tr>
      <w:tr w:rsidR="0050584C" w:rsidRPr="00E93E71" w14:paraId="29A8E49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758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787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41.73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43B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BF3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09D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052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50.703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12C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394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46.05296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E09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-4.650044933</w:t>
            </w:r>
          </w:p>
        </w:tc>
      </w:tr>
      <w:tr w:rsidR="0050584C" w:rsidRPr="00E93E71" w14:paraId="6E8C61C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646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C82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4AA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FAE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878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7F0A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45.738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D586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0EF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49.85245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0C9A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4.114452903</w:t>
            </w:r>
          </w:p>
        </w:tc>
      </w:tr>
      <w:tr w:rsidR="0050584C" w:rsidRPr="00E93E71" w14:paraId="62AFF41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FA2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D69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41.91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4FC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8A9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19F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9E41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45.876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339A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31D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54.74001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6D00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8.864008231</w:t>
            </w:r>
          </w:p>
        </w:tc>
      </w:tr>
      <w:tr w:rsidR="0050584C" w:rsidRPr="00E93E71" w14:paraId="2035412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2EE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65B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D0B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E74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763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AD1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52.599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34A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C62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B63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-1.755576284</w:t>
            </w:r>
          </w:p>
        </w:tc>
      </w:tr>
      <w:tr w:rsidR="0050584C" w:rsidRPr="00E93E71" w14:paraId="0C156A9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116F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DC3A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B0AE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D1D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31.03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6D7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20.69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80A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24B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F04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45.37353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D47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-5.392468556</w:t>
            </w:r>
          </w:p>
        </w:tc>
      </w:tr>
      <w:tr w:rsidR="0050584C" w:rsidRPr="00E93E71" w14:paraId="615EF54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A5CE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D54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DC3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969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155B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19A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320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DD9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49.14521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DEB1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11.0852078</w:t>
            </w:r>
          </w:p>
        </w:tc>
      </w:tr>
      <w:tr w:rsidR="0050584C" w:rsidRPr="00E93E71" w14:paraId="08EAD05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376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4A5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794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97B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918C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832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EE6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8DD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45.99952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15F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-2.543477706</w:t>
            </w:r>
          </w:p>
        </w:tc>
      </w:tr>
      <w:tr w:rsidR="0050584C" w:rsidRPr="00E93E71" w14:paraId="6171F3A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72B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E9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718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56A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679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72D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51.258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CDA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3B7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52.01187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09C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0.75386583</w:t>
            </w:r>
          </w:p>
        </w:tc>
      </w:tr>
      <w:tr w:rsidR="0050584C" w:rsidRPr="00E93E71" w14:paraId="2C9D58B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C9A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DFAB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B15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3CF3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A71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78C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50.839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8F31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91F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DD30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0.503219685</w:t>
            </w:r>
          </w:p>
        </w:tc>
      </w:tr>
      <w:tr w:rsidR="0050584C" w:rsidRPr="00E93E71" w14:paraId="5F728C2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1FC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NC_057644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779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196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42.86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7B5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30.36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FD6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44.64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366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58.587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985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1D0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59.78745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819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1.200445875</w:t>
            </w:r>
          </w:p>
        </w:tc>
      </w:tr>
      <w:tr w:rsidR="0050584C" w:rsidRPr="00E93E71" w14:paraId="1B39CEF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7C6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FE73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92A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52.87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F9D9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9DA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10B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50.415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1484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accD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074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53.27693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320D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2.861931692</w:t>
            </w:r>
          </w:p>
        </w:tc>
      </w:tr>
      <w:tr w:rsidR="0050584C" w:rsidRPr="00E93E71" w14:paraId="470013D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C58E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228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3A8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54.33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183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5AF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80D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44.967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B52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35D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49.2424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D72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4.27540072</w:t>
            </w:r>
          </w:p>
        </w:tc>
      </w:tr>
      <w:tr w:rsidR="0050584C" w:rsidRPr="00E93E71" w14:paraId="73FA557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716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081F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E85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15FE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919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CBA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45.645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CC05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996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50.17742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8D6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4.532421807</w:t>
            </w:r>
          </w:p>
        </w:tc>
      </w:tr>
      <w:tr w:rsidR="0050584C" w:rsidRPr="00E93E71" w14:paraId="4802609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E34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2258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A9A2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59C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D6A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4E8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47.296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6D2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3BB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51.13328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93F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3.837280975</w:t>
            </w:r>
          </w:p>
        </w:tc>
      </w:tr>
      <w:tr w:rsidR="0050584C" w:rsidRPr="00E93E71" w14:paraId="70E70FE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039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089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2C2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45.26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9E7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8F6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32.11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D62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45.565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77F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3A8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53.73859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421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8.173589769</w:t>
            </w:r>
          </w:p>
        </w:tc>
      </w:tr>
      <w:tr w:rsidR="0050584C" w:rsidRPr="00E93E71" w14:paraId="040F808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B20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CB0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EFF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8D6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919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8633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50.468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758A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4309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48C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-0.452839759</w:t>
            </w:r>
          </w:p>
        </w:tc>
      </w:tr>
      <w:tr w:rsidR="0050584C" w:rsidRPr="00E93E71" w14:paraId="0E40174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2DF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FB3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B73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01D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B06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29.84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74A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46.088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41F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4E2F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52.18786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3E8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6.099858722</w:t>
            </w:r>
          </w:p>
        </w:tc>
      </w:tr>
      <w:tr w:rsidR="0050584C" w:rsidRPr="00E93E71" w14:paraId="1886600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A4A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B6C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1E6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1A9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1E4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A6E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47.916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3FA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1D4B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DAA2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2.525927074</w:t>
            </w:r>
          </w:p>
        </w:tc>
      </w:tr>
      <w:tr w:rsidR="0050584C" w:rsidRPr="00E93E71" w14:paraId="7E4B08E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EA7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01B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921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BA4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CF0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7311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173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307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B28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7.603241141</w:t>
            </w:r>
          </w:p>
        </w:tc>
      </w:tr>
      <w:tr w:rsidR="0050584C" w:rsidRPr="00E93E71" w14:paraId="5B3F6AD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A1CB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7AE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DC29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0B6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B92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72D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51.463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622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infA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DFB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3EE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-3.273004783</w:t>
            </w:r>
          </w:p>
        </w:tc>
      </w:tr>
      <w:tr w:rsidR="0050584C" w:rsidRPr="00E93E71" w14:paraId="527DB91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2B4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FC44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E510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C86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0E4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A18B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65D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matK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1CD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50.40527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6A8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2.750268062</w:t>
            </w:r>
          </w:p>
        </w:tc>
      </w:tr>
      <w:tr w:rsidR="0050584C" w:rsidRPr="00E93E71" w14:paraId="36681C2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332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2FB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4C15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230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C55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313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41.765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FB2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7557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46.35821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8A7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4.593212705</w:t>
            </w:r>
          </w:p>
        </w:tc>
      </w:tr>
      <w:tr w:rsidR="0050584C" w:rsidRPr="00E93E71" w14:paraId="08A5DE5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C24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C04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5D4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EAC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48B4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4E4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48.123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0D8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337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53.84431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DF7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5.721312659</w:t>
            </w:r>
          </w:p>
        </w:tc>
      </w:tr>
      <w:tr w:rsidR="0050584C" w:rsidRPr="00E93E71" w14:paraId="04C909D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F18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728E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DA1B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E79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E40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3A95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56.338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06B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908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50.33922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76F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-5.998782304</w:t>
            </w:r>
          </w:p>
        </w:tc>
      </w:tr>
      <w:tr w:rsidR="0050584C" w:rsidRPr="00E93E71" w14:paraId="71E9A9E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B9E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46B8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1AAC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F8F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366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03C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45.253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C79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DB8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51.44987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FE17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6.196874797</w:t>
            </w:r>
          </w:p>
        </w:tc>
      </w:tr>
      <w:tr w:rsidR="0050584C" w:rsidRPr="00E93E71" w14:paraId="4FF1FEE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800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931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B9A4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A41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08E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7297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1B91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4A3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45C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9.121929252</w:t>
            </w:r>
          </w:p>
        </w:tc>
      </w:tr>
      <w:tr w:rsidR="0050584C" w:rsidRPr="00E93E71" w14:paraId="05E3F03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CC86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C4C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817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35.83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6FA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C52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7D7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44.174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A305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B87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48.34858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391B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4.174583016</w:t>
            </w:r>
          </w:p>
        </w:tc>
      </w:tr>
      <w:tr w:rsidR="0050584C" w:rsidRPr="00E93E71" w14:paraId="65BA47C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83DD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EF2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DA9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E98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DAD8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0AD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04DC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E00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96F8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-0.333628448</w:t>
            </w:r>
          </w:p>
        </w:tc>
      </w:tr>
      <w:tr w:rsidR="0050584C" w:rsidRPr="00E93E71" w14:paraId="5114330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0A1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3BC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23D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3E1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C35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EB5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3CB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43BE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899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50584C" w:rsidRPr="00E93E71" w14:paraId="0AE4866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693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358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9E9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A715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169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BF5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DD85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9F3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690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2.870832752</w:t>
            </w:r>
          </w:p>
        </w:tc>
      </w:tr>
      <w:tr w:rsidR="0050584C" w:rsidRPr="00E93E71" w14:paraId="1AF14E3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0510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45E5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8F53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632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A9A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A27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46.727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418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0AC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51.99068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DD4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5.263684669</w:t>
            </w:r>
          </w:p>
        </w:tc>
      </w:tr>
      <w:tr w:rsidR="0050584C" w:rsidRPr="00E93E71" w14:paraId="6FC44AC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5155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306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8A5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05A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6BB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0E8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50.268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980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A74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48.48433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604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-1.783668702</w:t>
            </w:r>
          </w:p>
        </w:tc>
      </w:tr>
      <w:tr w:rsidR="0050584C" w:rsidRPr="00E93E71" w14:paraId="68023B4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64A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F3B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602C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2F9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AA5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EDE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50.031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750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6E3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53.72534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668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3.694338387</w:t>
            </w:r>
          </w:p>
        </w:tc>
      </w:tr>
      <w:tr w:rsidR="0050584C" w:rsidRPr="00E93E71" w14:paraId="5F790E3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A08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1C0A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209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F61B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7FC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AC9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94D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354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51.96242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141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5.145422757</w:t>
            </w:r>
          </w:p>
        </w:tc>
      </w:tr>
      <w:tr w:rsidR="0050584C" w:rsidRPr="00E93E71" w14:paraId="59C7AEE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2ED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6B2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36C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572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C7DC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091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43.881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CDC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E26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47.89491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4E5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4.013911839</w:t>
            </w:r>
          </w:p>
        </w:tc>
      </w:tr>
      <w:tr w:rsidR="0050584C" w:rsidRPr="00E93E71" w14:paraId="33DC9A2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D11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C2A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899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69A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FD2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9E3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91E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245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0EE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4.519302359</w:t>
            </w:r>
          </w:p>
        </w:tc>
      </w:tr>
      <w:tr w:rsidR="0050584C" w:rsidRPr="00E93E71" w14:paraId="514E901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17D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0CCE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5BA0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712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F99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267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77A4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F1C0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46.28191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5BA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-9.218087523</w:t>
            </w:r>
          </w:p>
        </w:tc>
      </w:tr>
      <w:tr w:rsidR="0050584C" w:rsidRPr="00E93E71" w14:paraId="41D5D8B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A92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9EC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992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38E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B19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5416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30.698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E395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BA2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D2F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21.602</w:t>
            </w:r>
          </w:p>
        </w:tc>
      </w:tr>
      <w:tr w:rsidR="0050584C" w:rsidRPr="00E93E71" w14:paraId="4F78B30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7A9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0E5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8F1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73B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0A4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32.89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C0F9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D53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7FC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54.24901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5BFF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3.639011348</w:t>
            </w:r>
          </w:p>
        </w:tc>
      </w:tr>
      <w:tr w:rsidR="0050584C" w:rsidRPr="00E93E71" w14:paraId="69F4AD2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8F8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C86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40.82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528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140D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069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F76A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48.322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0CE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1FA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52.90948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980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4.587475383</w:t>
            </w:r>
          </w:p>
        </w:tc>
      </w:tr>
      <w:tr w:rsidR="0050584C" w:rsidRPr="00E93E71" w14:paraId="4320345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A3C9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8450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035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95C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86F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D44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F66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C3D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9B8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50584C" w:rsidRPr="00E93E71" w14:paraId="00040B2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3F9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D95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FFC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E02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1A9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337C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4BC9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EA2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652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50584C" w:rsidRPr="00E93E71" w14:paraId="6615B4D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2D2A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8B9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163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081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36C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3D8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47.459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21F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2CF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55.8905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9187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8.431498256</w:t>
            </w:r>
          </w:p>
        </w:tc>
      </w:tr>
      <w:tr w:rsidR="0050584C" w:rsidRPr="00E93E71" w14:paraId="57079F8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C6DB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D61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8E7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F97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93C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6EF4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40.941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86E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6FB0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53.23636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F2E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12.2953626</w:t>
            </w:r>
          </w:p>
        </w:tc>
      </w:tr>
      <w:tr w:rsidR="0050584C" w:rsidRPr="00E93E71" w14:paraId="2DB50BF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076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C39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44.14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827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1F0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43A5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DCF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504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CF2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53.55235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5A5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4.259353445</w:t>
            </w:r>
          </w:p>
        </w:tc>
      </w:tr>
      <w:tr w:rsidR="0050584C" w:rsidRPr="00E93E71" w14:paraId="709D39F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A0D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5E7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43.88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97C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5B0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355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55B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44.783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5A6E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5E33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53.43183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CF7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8.648827636</w:t>
            </w:r>
          </w:p>
        </w:tc>
      </w:tr>
      <w:tr w:rsidR="0050584C" w:rsidRPr="00E93E71" w14:paraId="4370AA2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630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8CB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15A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758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258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CEA1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1A0D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623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53.79812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374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7.728122179</w:t>
            </w:r>
          </w:p>
        </w:tc>
      </w:tr>
      <w:tr w:rsidR="0050584C" w:rsidRPr="00E93E71" w14:paraId="2748EFB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B89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A97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AC7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534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F3B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9BE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D98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B5A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5E2F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4.471211875</w:t>
            </w:r>
          </w:p>
        </w:tc>
      </w:tr>
      <w:tr w:rsidR="0050584C" w:rsidRPr="00E93E71" w14:paraId="1DE39B2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124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E9D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630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F28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95B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C95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CF2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4AF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50.50785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6D5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14.00784823</w:t>
            </w:r>
          </w:p>
        </w:tc>
      </w:tr>
      <w:tr w:rsidR="0050584C" w:rsidRPr="00E93E71" w14:paraId="2593D7B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C365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1807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31C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966B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AE6D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A3CA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8C80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594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51.14772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392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9.50072388</w:t>
            </w:r>
          </w:p>
        </w:tc>
      </w:tr>
      <w:tr w:rsidR="0050584C" w:rsidRPr="00E93E71" w14:paraId="6FBD1CE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6D2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754F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0A1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92E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3D16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7FA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4952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E0C9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01E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22.8906897</w:t>
            </w:r>
          </w:p>
        </w:tc>
      </w:tr>
      <w:tr w:rsidR="0050584C" w:rsidRPr="00E93E71" w14:paraId="1995A2F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9F4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B69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C6F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CA8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199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CED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303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861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51.78527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AFD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15.82126637</w:t>
            </w:r>
          </w:p>
        </w:tc>
      </w:tr>
      <w:tr w:rsidR="0050584C" w:rsidRPr="00E93E71" w14:paraId="4F043E4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9AD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91BF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88F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205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923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988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48.859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7D7F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9FB9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55.84394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19B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6.984944876</w:t>
            </w:r>
          </w:p>
        </w:tc>
      </w:tr>
      <w:tr w:rsidR="0050584C" w:rsidRPr="00E93E71" w14:paraId="5E75267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D6CF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270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F06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154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8D4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E97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60D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380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56.08638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9DD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3.293383551</w:t>
            </w:r>
          </w:p>
        </w:tc>
      </w:tr>
      <w:tr w:rsidR="0050584C" w:rsidRPr="00E93E71" w14:paraId="479D0FF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17E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16A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44F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701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FE7B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DF30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FE2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psbM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7180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44.84706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590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-2.152941176</w:t>
            </w:r>
          </w:p>
        </w:tc>
      </w:tr>
      <w:tr w:rsidR="0050584C" w:rsidRPr="00E93E71" w14:paraId="32CFEA4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AA1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8C77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97F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299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5BB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341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380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0A2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53.54567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25F9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7.525673867</w:t>
            </w:r>
          </w:p>
        </w:tc>
      </w:tr>
      <w:tr w:rsidR="0050584C" w:rsidRPr="00E93E71" w14:paraId="5B1DD2D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5B39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F74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DE07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6AC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FED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FFB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56.893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B0E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psbT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A3BD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AA52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-2.361788125</w:t>
            </w:r>
          </w:p>
        </w:tc>
      </w:tr>
      <w:tr w:rsidR="0050584C" w:rsidRPr="00E93E71" w14:paraId="2F8A91B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D8E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D7E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446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1B7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C46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42D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3F7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psbZ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9FD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50.12584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2E7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2.946842687</w:t>
            </w:r>
          </w:p>
        </w:tc>
      </w:tr>
      <w:tr w:rsidR="0050584C" w:rsidRPr="00E93E71" w14:paraId="1B99607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53D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09A2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43.35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CFA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58.19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0F4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274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3B21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46.569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783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rbcL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E77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51.43554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40F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4.866537557</w:t>
            </w:r>
          </w:p>
        </w:tc>
      </w:tr>
      <w:tr w:rsidR="0050584C" w:rsidRPr="00E93E71" w14:paraId="39AE173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16BD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1A7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1A0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C54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8F3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5AA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100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744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52.71694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079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0.965936044</w:t>
            </w:r>
          </w:p>
        </w:tc>
      </w:tr>
      <w:tr w:rsidR="0050584C" w:rsidRPr="00E93E71" w14:paraId="51D07D4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BD9F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AA7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EC9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52.63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B61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35.34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21E5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BAC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50.276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D99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339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50.19215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F81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-0.083849933</w:t>
            </w:r>
          </w:p>
        </w:tc>
      </w:tr>
      <w:tr w:rsidR="0050584C" w:rsidRPr="00E93E71" w14:paraId="56F0E41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2F4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8CD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E1D3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3D3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51.67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7D9F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19.17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C19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FCB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B6E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44.21473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B0D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8.470730418</w:t>
            </w:r>
          </w:p>
        </w:tc>
      </w:tr>
      <w:tr w:rsidR="0050584C" w:rsidRPr="00E93E71" w14:paraId="07FCDCB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BB8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8FE9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C40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6448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3807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752D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43.234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2B5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259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51.55724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FB9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8.323237022</w:t>
            </w:r>
          </w:p>
        </w:tc>
      </w:tr>
      <w:tr w:rsidR="0050584C" w:rsidRPr="00E93E71" w14:paraId="619A8C9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C11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CBE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34.62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9C5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DCD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488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25.16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73E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4CCD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70C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48.77031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8D7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5.506306808</w:t>
            </w:r>
          </w:p>
        </w:tc>
      </w:tr>
      <w:tr w:rsidR="0050584C" w:rsidRPr="00E93E71" w14:paraId="2DE841E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1017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C28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C94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8DE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C1D2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ACAF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49.603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B8C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988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570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-0.953</w:t>
            </w:r>
          </w:p>
        </w:tc>
      </w:tr>
      <w:tr w:rsidR="0050584C" w:rsidRPr="00E93E71" w14:paraId="74D11CA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427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7C1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34AD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3B1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B1E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EAD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2A5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D3C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313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50584C" w:rsidRPr="00E93E71" w14:paraId="2F13E53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5C3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78C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943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40.85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17E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F13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9218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53.361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36A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873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56.49038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C5E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3.129380429</w:t>
            </w:r>
          </w:p>
        </w:tc>
      </w:tr>
      <w:tr w:rsidR="0050584C" w:rsidRPr="00E93E71" w14:paraId="37EF865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D9E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69E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F67B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39.47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63E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F6A2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9C2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36.35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EC8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747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500C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11.30230236</w:t>
            </w:r>
          </w:p>
        </w:tc>
      </w:tr>
      <w:tr w:rsidR="0050584C" w:rsidRPr="00E93E71" w14:paraId="34FFB3C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1A4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1852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F37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B86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1F8A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0CE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45.648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D97B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C8F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48.16732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52F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2.519321775</w:t>
            </w:r>
          </w:p>
        </w:tc>
      </w:tr>
      <w:tr w:rsidR="0050584C" w:rsidRPr="00E93E71" w14:paraId="68AB345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9FF5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237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9A0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14A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8A76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28.77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F60F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0A0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9ABF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51.42837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7BB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2.635366989</w:t>
            </w:r>
          </w:p>
        </w:tc>
      </w:tr>
      <w:tr w:rsidR="0050584C" w:rsidRPr="00E93E71" w14:paraId="02462D5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36A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17F2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1FD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665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4F7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26.97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4FA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0A2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E72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50.11847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F68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2.13247043</w:t>
            </w:r>
          </w:p>
        </w:tc>
      </w:tr>
      <w:tr w:rsidR="0050584C" w:rsidRPr="00E93E71" w14:paraId="4FBF81E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46D5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B8A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36.75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DCD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BE1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A4D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354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49.549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DD2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39C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51.08269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6AF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1.533692658</w:t>
            </w:r>
          </w:p>
        </w:tc>
      </w:tr>
      <w:tr w:rsidR="0050584C" w:rsidRPr="00E93E71" w14:paraId="33A76C3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824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DFA0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6D1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A22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449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D7A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51.936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FCB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CE0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52.65477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D4F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0.718768027</w:t>
            </w:r>
          </w:p>
        </w:tc>
      </w:tr>
      <w:tr w:rsidR="0050584C" w:rsidRPr="00E93E71" w14:paraId="2A056B2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EC1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8A2D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34.73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2CF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44.35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103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8B9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25.52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522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48.929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572A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8AB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49.0404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B41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0.111404673</w:t>
            </w:r>
          </w:p>
        </w:tc>
      </w:tr>
      <w:tr w:rsidR="0050584C" w:rsidRPr="00E93E71" w14:paraId="7859561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D07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87E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7BB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D22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38.28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C675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25.84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EB3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47.503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0C6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A1A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49.27975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BF1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1.776749898</w:t>
            </w:r>
          </w:p>
        </w:tc>
      </w:tr>
      <w:tr w:rsidR="0050584C" w:rsidRPr="00E93E71" w14:paraId="6D57F8D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857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20A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ABE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DBE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5CE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F36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45.605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4980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DDE3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48.16732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FC2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2.562321775</w:t>
            </w:r>
          </w:p>
        </w:tc>
      </w:tr>
      <w:tr w:rsidR="0050584C" w:rsidRPr="00E93E71" w14:paraId="209A463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F2F5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DDC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4F9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28C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D1D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F9D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5826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779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46.22086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C0C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5.718864738</w:t>
            </w:r>
          </w:p>
        </w:tc>
      </w:tr>
      <w:tr w:rsidR="0050584C" w:rsidRPr="00E93E71" w14:paraId="02C597A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41B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153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41.73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EA4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7C7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F0F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9E5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50.703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2BDD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ED2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46.05296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CB1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-4.650044933</w:t>
            </w:r>
          </w:p>
        </w:tc>
      </w:tr>
      <w:tr w:rsidR="0050584C" w:rsidRPr="00E93E71" w14:paraId="15C1C5B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719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BD2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00A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958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748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908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45.738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BA8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4A3F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49.85245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838C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4.114452903</w:t>
            </w:r>
          </w:p>
        </w:tc>
      </w:tr>
      <w:tr w:rsidR="0050584C" w:rsidRPr="00E93E71" w14:paraId="1CB39DC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B26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EAD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41.91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B1F2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C56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87C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581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45.876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752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AF73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54.74001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F49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8.864008231</w:t>
            </w:r>
          </w:p>
        </w:tc>
      </w:tr>
      <w:tr w:rsidR="0050584C" w:rsidRPr="00E93E71" w14:paraId="3F604BA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797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D57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892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C0F1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01CE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C51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52.599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39C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D51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9CF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-1.755576284</w:t>
            </w:r>
          </w:p>
        </w:tc>
      </w:tr>
      <w:tr w:rsidR="0050584C" w:rsidRPr="00E93E71" w14:paraId="68E6FA6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233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CA8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B7D5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968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31.03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C11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20.69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D23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8256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035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45.37353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337A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-5.392468556</w:t>
            </w:r>
          </w:p>
        </w:tc>
      </w:tr>
      <w:tr w:rsidR="0050584C" w:rsidRPr="00E93E71" w14:paraId="0714726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1A1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473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535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F6A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476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538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C749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E8E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49.14521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F87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11.0852078</w:t>
            </w:r>
          </w:p>
        </w:tc>
      </w:tr>
      <w:tr w:rsidR="0050584C" w:rsidRPr="00E93E71" w14:paraId="3B11C00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4C3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0DB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EBC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CF82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C3BB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600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F1A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F6C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45.99952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270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-2.543477706</w:t>
            </w:r>
          </w:p>
        </w:tc>
      </w:tr>
      <w:tr w:rsidR="0050584C" w:rsidRPr="00E93E71" w14:paraId="2E6C6EC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1C2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185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BF9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97B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F85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1B4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51.258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370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391D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52.01187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37C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0.75386583</w:t>
            </w:r>
          </w:p>
        </w:tc>
      </w:tr>
      <w:tr w:rsidR="0050584C" w:rsidRPr="00E93E71" w14:paraId="7AE0393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2B1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C2E9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029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B380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43A8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2DD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50.839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D1D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2D1E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256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0.503219685</w:t>
            </w:r>
          </w:p>
        </w:tc>
      </w:tr>
      <w:tr w:rsidR="0050584C" w:rsidRPr="00E93E71" w14:paraId="75D2367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FB0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NC_058233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197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F571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44.64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467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30.36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C46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44.64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8F46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58.587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8B0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226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59.78745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4BF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1.200445875</w:t>
            </w:r>
          </w:p>
        </w:tc>
      </w:tr>
      <w:tr w:rsidR="0050584C" w:rsidRPr="00E93E71" w14:paraId="663C084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FED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743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33B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A4D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1E28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30.22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51D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49.968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939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accD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642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52.45355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740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2.485546387</w:t>
            </w:r>
          </w:p>
        </w:tc>
      </w:tr>
      <w:tr w:rsidR="0050584C" w:rsidRPr="00E93E71" w14:paraId="3C7B223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64F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ED30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40.03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59AF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54.33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46B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9A1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66B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44.396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BA1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15E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49.09282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6F9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4.696823297</w:t>
            </w:r>
          </w:p>
        </w:tc>
      </w:tr>
      <w:tr w:rsidR="0050584C" w:rsidRPr="00E93E71" w14:paraId="37FF724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D71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71D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B47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A78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210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DB3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46.197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C24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2E6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50.62483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C52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4.427831035</w:t>
            </w:r>
          </w:p>
        </w:tc>
      </w:tr>
      <w:tr w:rsidR="0050584C" w:rsidRPr="00E93E71" w14:paraId="0AD2720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EE6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641F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32E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129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58C7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89E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45.286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FF4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3E4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51.13328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ECC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5.847280975</w:t>
            </w:r>
          </w:p>
        </w:tc>
      </w:tr>
      <w:tr w:rsidR="0050584C" w:rsidRPr="00E93E71" w14:paraId="55442DD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DC6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6985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7BB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8BD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9CC8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50B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44.695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4AF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313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54.64541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699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9.950410099</w:t>
            </w:r>
          </w:p>
        </w:tc>
      </w:tr>
      <w:tr w:rsidR="0050584C" w:rsidRPr="00E93E71" w14:paraId="3D759F3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039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152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167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1C1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3317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2C2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50.468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BC3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21B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473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-0.452839759</w:t>
            </w:r>
          </w:p>
        </w:tc>
      </w:tr>
      <w:tr w:rsidR="0050584C" w:rsidRPr="00E93E71" w14:paraId="4AB4A93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AA3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1FA0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A98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171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5C74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30.24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F3A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46.118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CA5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EEC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52.46747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9DB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6.349467289</w:t>
            </w:r>
          </w:p>
        </w:tc>
      </w:tr>
      <w:tr w:rsidR="0050584C" w:rsidRPr="00E93E71" w14:paraId="2AD6202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C8D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B79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76B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348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978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BFC0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47.885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15A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997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D40B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2.556927074</w:t>
            </w:r>
          </w:p>
        </w:tc>
      </w:tr>
      <w:tr w:rsidR="0050584C" w:rsidRPr="00E93E71" w14:paraId="4979A79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9B45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C18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CB4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AD7E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EC9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A2F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46.487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317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D3D5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54.34569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B02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7.858694936</w:t>
            </w:r>
          </w:p>
        </w:tc>
      </w:tr>
      <w:tr w:rsidR="0050584C" w:rsidRPr="00E93E71" w14:paraId="7B79083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1E94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189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3E00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870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27E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23.17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560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50.637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F2B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infA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5052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47.26487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7722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-3.372130897</w:t>
            </w:r>
          </w:p>
        </w:tc>
      </w:tr>
      <w:tr w:rsidR="0050584C" w:rsidRPr="00E93E71" w14:paraId="5E00B7E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D95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A3EA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398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C2A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31.36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6D3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8D48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D43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matK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5C8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50.44926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0D3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3.129255793</w:t>
            </w:r>
          </w:p>
        </w:tc>
      </w:tr>
      <w:tr w:rsidR="0050584C" w:rsidRPr="00E93E71" w14:paraId="6D765C8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9C49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A98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9F4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D04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4AA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A41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41.855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CDA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B7C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46.56416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EF1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4.709160136</w:t>
            </w:r>
          </w:p>
        </w:tc>
      </w:tr>
      <w:tr w:rsidR="0050584C" w:rsidRPr="00E93E71" w14:paraId="4C1EC75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9B0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D43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63A2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41.38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869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2E8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906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45.878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A64D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454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53.29044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492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7.412439996</w:t>
            </w:r>
          </w:p>
        </w:tc>
      </w:tr>
      <w:tr w:rsidR="0050584C" w:rsidRPr="00E93E71" w14:paraId="1D7A363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D204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766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1E4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681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19B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3D45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57.129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8DA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A32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50.94509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1E4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-6.183913089</w:t>
            </w:r>
          </w:p>
        </w:tc>
      </w:tr>
      <w:tr w:rsidR="0050584C" w:rsidRPr="00E93E71" w14:paraId="3C7765E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E76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86B8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FC1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68C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37.92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325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6819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45.185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E3A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FD5D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50.82888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4FC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5.643882101</w:t>
            </w:r>
          </w:p>
        </w:tc>
      </w:tr>
      <w:tr w:rsidR="0050584C" w:rsidRPr="00E93E71" w14:paraId="02D136F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E2D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636A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07BF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4F7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342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D19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40.342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1B3B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102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48.28064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D84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7.93864433</w:t>
            </w:r>
          </w:p>
        </w:tc>
      </w:tr>
      <w:tr w:rsidR="0050584C" w:rsidRPr="00E93E71" w14:paraId="1FC96B1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36FF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DFD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61A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35.83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8D3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3F2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0C8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410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306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48.14464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ED7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5.100643957</w:t>
            </w:r>
          </w:p>
        </w:tc>
      </w:tr>
      <w:tr w:rsidR="0050584C" w:rsidRPr="00E93E71" w14:paraId="7824407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D9A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C09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F2A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E4A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91E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E6C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5F4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22C9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92C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-0.571628448</w:t>
            </w:r>
          </w:p>
        </w:tc>
      </w:tr>
      <w:tr w:rsidR="0050584C" w:rsidRPr="00E93E71" w14:paraId="025F186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AF2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4D7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E6D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5FE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0DA9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B9E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9D7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CCA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0EA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50584C" w:rsidRPr="00E93E71" w14:paraId="1FB3DD8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856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567F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F3E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D30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B93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AAB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48.052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91BD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1D3A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51.16938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368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3.117379095</w:t>
            </w:r>
          </w:p>
        </w:tc>
      </w:tr>
      <w:tr w:rsidR="0050584C" w:rsidRPr="00E93E71" w14:paraId="6D3BA37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5BF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2AA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21A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49A4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B3F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30.19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099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DCC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C54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52.43265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FC4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4.688653105</w:t>
            </w:r>
          </w:p>
        </w:tc>
      </w:tr>
      <w:tr w:rsidR="0050584C" w:rsidRPr="00E93E71" w14:paraId="7420E51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BAC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1A7B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37D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43.91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46D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D19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599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49.309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F7C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D61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48.15976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916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-1.149237014</w:t>
            </w:r>
          </w:p>
        </w:tc>
      </w:tr>
      <w:tr w:rsidR="0050584C" w:rsidRPr="00E93E71" w14:paraId="72F9648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1E4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9E5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EA5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17A6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7D0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98D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E78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pafI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06B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52.01187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5EE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0.42586583</w:t>
            </w:r>
          </w:p>
        </w:tc>
      </w:tr>
      <w:tr w:rsidR="0050584C" w:rsidRPr="00E93E71" w14:paraId="228A00A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2A3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4B2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5308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73B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39.46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D95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27.57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2A64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48.808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825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pafII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AA0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50.55906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537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1.751061663</w:t>
            </w:r>
          </w:p>
        </w:tc>
      </w:tr>
      <w:tr w:rsidR="0050584C" w:rsidRPr="00E93E71" w14:paraId="13724E6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778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B60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205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C13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03D5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1677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6BD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pbf1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171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53.54567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D1F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7.525673867</w:t>
            </w:r>
          </w:p>
        </w:tc>
      </w:tr>
      <w:tr w:rsidR="0050584C" w:rsidRPr="00E93E71" w14:paraId="51DE9BF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5CD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DA2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FF7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FB50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DF7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E98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C1C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F15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53.51894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FFB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4.075936284</w:t>
            </w:r>
          </w:p>
        </w:tc>
      </w:tr>
      <w:tr w:rsidR="0050584C" w:rsidRPr="00E93E71" w14:paraId="274E518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1BA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C74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74C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174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53F4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717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44.175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CF16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9EC0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51.04652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A61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6.87152209</w:t>
            </w:r>
          </w:p>
        </w:tc>
      </w:tr>
      <w:tr w:rsidR="0050584C" w:rsidRPr="00E93E71" w14:paraId="407F62D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AE7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F5D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F45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293E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12A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5AB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8565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B13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46.75475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97C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2.05275048</w:t>
            </w:r>
          </w:p>
        </w:tc>
      </w:tr>
      <w:tr w:rsidR="0050584C" w:rsidRPr="00E93E71" w14:paraId="4E5501E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096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95F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CE5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341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746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DE5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ED6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137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DBA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4.519302359</w:t>
            </w:r>
          </w:p>
        </w:tc>
      </w:tr>
      <w:tr w:rsidR="0050584C" w:rsidRPr="00E93E71" w14:paraId="5C18411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5C4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93E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AD8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9D2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F25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CB1C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C3D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932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46.28191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C1D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-9.218087523</w:t>
            </w:r>
          </w:p>
        </w:tc>
      </w:tr>
      <w:tr w:rsidR="0050584C" w:rsidRPr="00E93E71" w14:paraId="49FB942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8689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340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0D7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081A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D44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D07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30.698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E77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E89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D4B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21.602</w:t>
            </w:r>
          </w:p>
        </w:tc>
      </w:tr>
      <w:tr w:rsidR="0050584C" w:rsidRPr="00E93E71" w14:paraId="5914CD9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6F00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0E7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6AF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A8B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67A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19C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50.515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737C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6CA5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53.98883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B42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3.47383317</w:t>
            </w:r>
          </w:p>
        </w:tc>
      </w:tr>
      <w:tr w:rsidR="0050584C" w:rsidRPr="00E93E71" w14:paraId="2DD20DE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07E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195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FD6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426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42.99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11FC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4E0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0713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824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53.18895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F0B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4.721948718</w:t>
            </w:r>
          </w:p>
        </w:tc>
      </w:tr>
      <w:tr w:rsidR="0050584C" w:rsidRPr="00E93E71" w14:paraId="3859EE5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C3D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889D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99E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CD2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7E1F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717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21D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A29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729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50584C" w:rsidRPr="00E93E71" w14:paraId="30540DB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1850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3C6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5D8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55C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F5D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DC4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8C1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C24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C2D4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50584C" w:rsidRPr="00E93E71" w14:paraId="61D1FD0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FB1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0AB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8F0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5259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ACC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142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E946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3591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52.15273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6DA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14.54273476</w:t>
            </w:r>
          </w:p>
        </w:tc>
      </w:tr>
      <w:tr w:rsidR="0050584C" w:rsidRPr="00E93E71" w14:paraId="0BF2F0C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E47C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502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98E7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EE99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2F3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9A7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172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1917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52.65477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6AA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12.44876803</w:t>
            </w:r>
          </w:p>
        </w:tc>
      </w:tr>
      <w:tr w:rsidR="0050584C" w:rsidRPr="00E93E71" w14:paraId="3B8346A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CFE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B80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44.14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C53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B30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327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31.63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373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48.625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DEC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07D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53.4184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B84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4.793397798</w:t>
            </w:r>
          </w:p>
        </w:tc>
      </w:tr>
      <w:tr w:rsidR="0050584C" w:rsidRPr="00E93E71" w14:paraId="742479B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A50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E9E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D67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65A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280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30.95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8E2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45.441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CA8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C10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52.9574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F3A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7.516400164</w:t>
            </w:r>
          </w:p>
        </w:tc>
      </w:tr>
      <w:tr w:rsidR="0050584C" w:rsidRPr="00E93E71" w14:paraId="6067008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5E88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D05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869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C2F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13F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686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99F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4CB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53.79812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1C0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8.032122179</w:t>
            </w:r>
          </w:p>
        </w:tc>
      </w:tr>
      <w:tr w:rsidR="0050584C" w:rsidRPr="00E93E71" w14:paraId="497E340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B3A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00B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888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4D6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8FC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6FB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1731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BFA8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B554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9.411211875</w:t>
            </w:r>
          </w:p>
        </w:tc>
      </w:tr>
      <w:tr w:rsidR="0050584C" w:rsidRPr="00E93E71" w14:paraId="4C41FD2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FFA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036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793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BE06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D6C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CA4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DA9F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526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615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4.65</w:t>
            </w:r>
          </w:p>
        </w:tc>
      </w:tr>
      <w:tr w:rsidR="0050584C" w:rsidRPr="00E93E71" w14:paraId="46EAA89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A40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B6E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9BEF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6C3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11B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1B3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FCB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D03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51.14772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A12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9.50072388</w:t>
            </w:r>
          </w:p>
        </w:tc>
      </w:tr>
      <w:tr w:rsidR="0050584C" w:rsidRPr="00E93E71" w14:paraId="5C73BA6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52A1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743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E2B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34C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1F8D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7CD3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82A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4C6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48.13708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20F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22.64308372</w:t>
            </w:r>
          </w:p>
        </w:tc>
      </w:tr>
      <w:tr w:rsidR="0050584C" w:rsidRPr="00E93E71" w14:paraId="506B441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2B8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2F60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6EA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806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119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3B3B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B2A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7D77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51.78527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142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15.82126637</w:t>
            </w:r>
          </w:p>
        </w:tc>
      </w:tr>
      <w:tr w:rsidR="0050584C" w:rsidRPr="00E93E71" w14:paraId="014F275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03E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A43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9FD4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AC86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E7D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26F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50.008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68E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21AE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54.87156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EEE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4.863564832</w:t>
            </w:r>
          </w:p>
        </w:tc>
      </w:tr>
      <w:tr w:rsidR="0050584C" w:rsidRPr="00E93E71" w14:paraId="6C28E27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A431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55A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7676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CD9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279F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67A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294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3CF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56.08638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69B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3.293383551</w:t>
            </w:r>
          </w:p>
        </w:tc>
      </w:tr>
      <w:tr w:rsidR="0050584C" w:rsidRPr="00E93E71" w14:paraId="00A079C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443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BAF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E24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57A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DA0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17.14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DFCA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BDE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psbM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508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42.67669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1DA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-4.323313026</w:t>
            </w:r>
          </w:p>
        </w:tc>
      </w:tr>
      <w:tr w:rsidR="0050584C" w:rsidRPr="00E93E71" w14:paraId="514A760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D0E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60A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D88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3E5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E25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D76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56.893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55E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psbT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00A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FE4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-2.361788125</w:t>
            </w:r>
          </w:p>
        </w:tc>
      </w:tr>
      <w:tr w:rsidR="0050584C" w:rsidRPr="00E93E71" w14:paraId="6933B5B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DC7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06C9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62BA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9585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217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98B6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46.925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F8D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psbZ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267B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50.12584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8BD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3.200842687</w:t>
            </w:r>
          </w:p>
        </w:tc>
      </w:tr>
      <w:tr w:rsidR="0050584C" w:rsidRPr="00E93E71" w14:paraId="3B072C4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E75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781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43.49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8924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58.4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496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F12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874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CAA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rbcL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14C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51.43554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3A7E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4.088537557</w:t>
            </w:r>
          </w:p>
        </w:tc>
      </w:tr>
      <w:tr w:rsidR="0050584C" w:rsidRPr="00E93E71" w14:paraId="48274EB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ABF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775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EEB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D38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517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30.22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327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C78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959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52.45355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E63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2.004546387</w:t>
            </w:r>
          </w:p>
        </w:tc>
      </w:tr>
      <w:tr w:rsidR="0050584C" w:rsidRPr="00E93E71" w14:paraId="50AB601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296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82B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DFF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B304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14F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26.32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CFC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48.262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810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6D9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49.63733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BC8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1.375327271</w:t>
            </w:r>
          </w:p>
        </w:tc>
      </w:tr>
      <w:tr w:rsidR="0050584C" w:rsidRPr="00E93E71" w14:paraId="1EE9CB7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92CC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997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39.71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872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D69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AB7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19.85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B7E2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38.978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9A2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EB7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44.73269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77F4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5.754686853</w:t>
            </w:r>
          </w:p>
        </w:tc>
      </w:tr>
      <w:tr w:rsidR="0050584C" w:rsidRPr="00E93E71" w14:paraId="47A4690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ED5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961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DDB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BA4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308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A0D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D56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DC4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50.92332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B6B7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7.923320953</w:t>
            </w:r>
          </w:p>
        </w:tc>
      </w:tr>
      <w:tr w:rsidR="0050584C" w:rsidRPr="00E93E71" w14:paraId="5BF2AD5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5D5A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330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2A50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BE6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1F6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23.87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4B7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41.773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358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6EB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47.7964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CA1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6.023401515</w:t>
            </w:r>
          </w:p>
        </w:tc>
      </w:tr>
      <w:tr w:rsidR="0050584C" w:rsidRPr="00E93E71" w14:paraId="2CA261F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129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C16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42A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D11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B75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973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50.734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F30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D57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523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-2.084</w:t>
            </w:r>
          </w:p>
        </w:tc>
      </w:tr>
      <w:tr w:rsidR="0050584C" w:rsidRPr="00E93E71" w14:paraId="709B8AC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50F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297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365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FA2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A7C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B8AB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9C1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460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D56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50584C" w:rsidRPr="00E93E71" w14:paraId="432F307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4A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FA2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C0AF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659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9367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0689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52.088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79E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F91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56.69207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99C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4.604069653</w:t>
            </w:r>
          </w:p>
        </w:tc>
      </w:tr>
      <w:tr w:rsidR="0050584C" w:rsidRPr="00E93E71" w14:paraId="33D5C48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320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CA5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344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39.47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A3A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F37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21.05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762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31.625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A73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2C3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45.64835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5C1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14.02335129</w:t>
            </w:r>
          </w:p>
        </w:tc>
      </w:tr>
      <w:tr w:rsidR="0050584C" w:rsidRPr="00E93E71" w14:paraId="0528AA4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208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90D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CE0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AFE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36.12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A10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26B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42.861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351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B6D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48.43156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0AD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5.570561184</w:t>
            </w:r>
          </w:p>
        </w:tc>
      </w:tr>
      <w:tr w:rsidR="0050584C" w:rsidRPr="00E93E71" w14:paraId="0A8FCF9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841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8932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B68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9019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26E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28.54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347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5B2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F9DE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51.26309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260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3.263090358</w:t>
            </w:r>
          </w:p>
        </w:tc>
      </w:tr>
      <w:tr w:rsidR="0050584C" w:rsidRPr="00E93E71" w14:paraId="7AA0571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BFE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FAC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C2C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CD9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66D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24E9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B04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325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275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2.194927074</w:t>
            </w:r>
          </w:p>
        </w:tc>
      </w:tr>
      <w:tr w:rsidR="0050584C" w:rsidRPr="00E93E71" w14:paraId="247A95A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96A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391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B53A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508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7D5E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F05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49.539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656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E49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51.35659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BAF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1.81759038</w:t>
            </w:r>
          </w:p>
        </w:tc>
      </w:tr>
      <w:tr w:rsidR="0050584C" w:rsidRPr="00E93E71" w14:paraId="56C946E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B20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7AE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A26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41.77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FB2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D9F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7B7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50.514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03FD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246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52.272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9BE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1.758001449</w:t>
            </w:r>
          </w:p>
        </w:tc>
      </w:tr>
      <w:tr w:rsidR="0050584C" w:rsidRPr="00E93E71" w14:paraId="70A3095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230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0B33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34.89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10C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44.92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A9A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FDB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4CF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8F4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DE6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5B1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-0.369</w:t>
            </w:r>
          </w:p>
        </w:tc>
      </w:tr>
      <w:tr w:rsidR="0050584C" w:rsidRPr="00E93E71" w14:paraId="4CA07B4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946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1234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24D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E7D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D3D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549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48.905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28D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63A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48.98795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A25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0.08295253</w:t>
            </w:r>
          </w:p>
        </w:tc>
      </w:tr>
      <w:tr w:rsidR="0050584C" w:rsidRPr="00E93E71" w14:paraId="2820F44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71F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C71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4B5F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7BB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C90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9B71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6748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D3A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48.92047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AA2A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1.741465779</w:t>
            </w:r>
          </w:p>
        </w:tc>
      </w:tr>
      <w:tr w:rsidR="0050584C" w:rsidRPr="00E93E71" w14:paraId="2E8ECE4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788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01E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39.74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A6E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0D4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4FE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ACF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D94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AF5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49.13024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E49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2.590244317</w:t>
            </w:r>
          </w:p>
        </w:tc>
      </w:tr>
      <w:tr w:rsidR="0050584C" w:rsidRPr="00E93E71" w14:paraId="21C43E4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CB3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C7A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35F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23F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9B8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23.31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1ED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44.244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DA1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7A4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47.37131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DE9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3.127308681</w:t>
            </w:r>
          </w:p>
        </w:tc>
      </w:tr>
      <w:tr w:rsidR="0050584C" w:rsidRPr="00E93E71" w14:paraId="4DBEA8E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94FA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DD9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67E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4DEA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973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803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59E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99F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46.05296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23F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-5.701044933</w:t>
            </w:r>
          </w:p>
        </w:tc>
      </w:tr>
      <w:tr w:rsidR="0050584C" w:rsidRPr="00E93E71" w14:paraId="2046C00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345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DD1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8AB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7E11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71D0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669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44.217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F7B9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8D2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50.44926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EBC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6.232255793</w:t>
            </w:r>
          </w:p>
        </w:tc>
      </w:tr>
      <w:tr w:rsidR="0050584C" w:rsidRPr="00E93E71" w14:paraId="03E58A8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19B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DC1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F63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73E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644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F96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42.883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E91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979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54.74001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4BA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11.85700823</w:t>
            </w:r>
          </w:p>
        </w:tc>
      </w:tr>
      <w:tr w:rsidR="0050584C" w:rsidRPr="00E93E71" w14:paraId="7B8ACDE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0D7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4AD9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942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6FF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29.03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D8D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9C5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46.014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B8E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E46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20A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4.829423716</w:t>
            </w:r>
          </w:p>
        </w:tc>
      </w:tr>
      <w:tr w:rsidR="0050584C" w:rsidRPr="00E93E71" w14:paraId="5DEB9FA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0B03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899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34.85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B70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5F7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E97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738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48.645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9921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622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46.06059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4A56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-2.584411915</w:t>
            </w:r>
          </w:p>
        </w:tc>
      </w:tr>
      <w:tr w:rsidR="0050584C" w:rsidRPr="00E93E71" w14:paraId="19039AB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59D3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496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C81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8E4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753E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23.89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AAD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37.451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453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42F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47.81156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46D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10.36056151</w:t>
            </w:r>
          </w:p>
        </w:tc>
      </w:tr>
      <w:tr w:rsidR="0050584C" w:rsidRPr="00E93E71" w14:paraId="197C8EB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461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E53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33.95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AB8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2858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35.19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29C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369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50.818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7B5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FBFE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68CC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-2.168</w:t>
            </w:r>
          </w:p>
        </w:tc>
      </w:tr>
      <w:tr w:rsidR="0050584C" w:rsidRPr="00E93E71" w14:paraId="4DD7CF9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C23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7C0B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E82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43.66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4A1B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C70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26.76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0FF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5C0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610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49.96344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CE7E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-2.069562866</w:t>
            </w:r>
          </w:p>
        </w:tc>
      </w:tr>
      <w:tr w:rsidR="0050584C" w:rsidRPr="00E93E71" w14:paraId="0839844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48F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1D2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E8E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CD1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32.93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724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941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55.311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D1D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13B9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57.69339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0D1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2.382394039</w:t>
            </w:r>
          </w:p>
        </w:tc>
      </w:tr>
      <w:tr w:rsidR="0050584C" w:rsidRPr="00E93E71" w14:paraId="5D5CFF1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4D0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221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272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0F4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72A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542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2C4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353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55.35089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5E3D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-5.649110688</w:t>
            </w:r>
          </w:p>
        </w:tc>
      </w:tr>
      <w:tr w:rsidR="0050584C" w:rsidRPr="00E93E71" w14:paraId="4621EBE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42F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MN182619.2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13A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27E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2B9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AEFE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5DD8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8EB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ycf68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7D28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59.93138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A06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-1.068615424</w:t>
            </w:r>
          </w:p>
        </w:tc>
      </w:tr>
      <w:tr w:rsidR="0050584C" w:rsidRPr="00E93E71" w14:paraId="17BF88F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3F4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62E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5AD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29.42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3EE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13C3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7B8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CAF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accD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7EB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60.44145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80B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10.29845401</w:t>
            </w:r>
          </w:p>
        </w:tc>
      </w:tr>
      <w:tr w:rsidR="0050584C" w:rsidRPr="00E93E71" w14:paraId="71F198D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5AF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8E7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40.03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6F8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54.33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CB40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66B4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D66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44.396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EE7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436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49.09282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FB2C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4.696823297</w:t>
            </w:r>
          </w:p>
        </w:tc>
      </w:tr>
      <w:tr w:rsidR="0050584C" w:rsidRPr="00E93E71" w14:paraId="0781E57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18C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448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BEA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575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AA3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776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46.197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CD0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842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50.62483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AC8B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4.427831035</w:t>
            </w:r>
          </w:p>
        </w:tc>
      </w:tr>
      <w:tr w:rsidR="0050584C" w:rsidRPr="00E93E71" w14:paraId="494ECC2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BAC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1F57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66F8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6FB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512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CF0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45.286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5D9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6E8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51.13328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799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5.847280975</w:t>
            </w:r>
          </w:p>
        </w:tc>
      </w:tr>
      <w:tr w:rsidR="0050584C" w:rsidRPr="00E93E71" w14:paraId="2170DD8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B75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EA92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125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138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775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819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44.695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7A0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E1F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54.64541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E8A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9.950410099</w:t>
            </w:r>
          </w:p>
        </w:tc>
      </w:tr>
      <w:tr w:rsidR="0050584C" w:rsidRPr="00E93E71" w14:paraId="0DE8D79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F2F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FB48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AA9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A67A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AEC1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DA9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50.468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E0B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369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A408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-0.452839759</w:t>
            </w:r>
          </w:p>
        </w:tc>
      </w:tr>
      <w:tr w:rsidR="0050584C" w:rsidRPr="00E93E71" w14:paraId="006CF9C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3E2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321A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F0F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907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9B3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30.24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65B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46.118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8E1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822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52.46747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EDA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6.349467289</w:t>
            </w:r>
          </w:p>
        </w:tc>
      </w:tr>
      <w:tr w:rsidR="0050584C" w:rsidRPr="00E93E71" w14:paraId="3590F55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744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D56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9DFA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735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C83A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5C3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47.885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4B0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9F3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29E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2.556927074</w:t>
            </w:r>
          </w:p>
        </w:tc>
      </w:tr>
      <w:tr w:rsidR="0050584C" w:rsidRPr="00E93E71" w14:paraId="058E787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07F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BA9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553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310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C4F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6362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5A7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6E6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AC64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7.603241141</w:t>
            </w:r>
          </w:p>
        </w:tc>
      </w:tr>
      <w:tr w:rsidR="0050584C" w:rsidRPr="00E93E71" w14:paraId="74D3092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AF39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720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18D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2D5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4D1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23.17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483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50.637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0BD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infA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5AC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47.26487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761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-3.372130897</w:t>
            </w:r>
          </w:p>
        </w:tc>
      </w:tr>
      <w:tr w:rsidR="0050584C" w:rsidRPr="00E93E71" w14:paraId="5ABB6D4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128E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FAE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3F36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1586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31.36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FC1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9A0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A5C0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matK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D171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50.44926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60A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3.129255793</w:t>
            </w:r>
          </w:p>
        </w:tc>
      </w:tr>
      <w:tr w:rsidR="0050584C" w:rsidRPr="00E93E71" w14:paraId="302DB1C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B6F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1B7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108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1B7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4D9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77E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41.765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084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FA6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46.35821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88C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4.593212705</w:t>
            </w:r>
          </w:p>
        </w:tc>
      </w:tr>
      <w:tr w:rsidR="0050584C" w:rsidRPr="00E93E71" w14:paraId="6126B5B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967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E1B9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A138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0430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620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1BCD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691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864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53.29044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E65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7.273439996</w:t>
            </w:r>
          </w:p>
        </w:tc>
      </w:tr>
      <w:tr w:rsidR="0050584C" w:rsidRPr="00E93E71" w14:paraId="0F103A9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687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6848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3A2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30C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A8CB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EB9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57.129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122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15C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50.94509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006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-6.183913089</w:t>
            </w:r>
          </w:p>
        </w:tc>
      </w:tr>
      <w:tr w:rsidR="0050584C" w:rsidRPr="00E93E71" w14:paraId="5C8368A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42D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27F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CA2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AB08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223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9D1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023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DE2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51.18381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139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5.823809787</w:t>
            </w:r>
          </w:p>
        </w:tc>
      </w:tr>
      <w:tr w:rsidR="0050584C" w:rsidRPr="00E93E71" w14:paraId="763460F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9D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3E1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D1D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364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AE3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788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39.819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277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AC1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44B0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7.719443485</w:t>
            </w:r>
          </w:p>
        </w:tc>
      </w:tr>
      <w:tr w:rsidR="0050584C" w:rsidRPr="00E93E71" w14:paraId="0E78321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77BE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D33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31.73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528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35.83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051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83B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C5E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42.783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44D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D49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48.04632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678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5.263323928</w:t>
            </w:r>
          </w:p>
        </w:tc>
      </w:tr>
      <w:tr w:rsidR="0050584C" w:rsidRPr="00E93E71" w14:paraId="071533F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551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707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C89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D51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EA7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7F2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397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95F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300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-0.333628448</w:t>
            </w:r>
          </w:p>
        </w:tc>
      </w:tr>
      <w:tr w:rsidR="0050584C" w:rsidRPr="00E93E71" w14:paraId="13D9F22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74B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FB1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6EF9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23F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CD9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C83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347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038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42F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50584C" w:rsidRPr="00E93E71" w14:paraId="3660977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AB2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59D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974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740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7B7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4BF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48.052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457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985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51.16938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6CD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3.117379095</w:t>
            </w:r>
          </w:p>
        </w:tc>
      </w:tr>
      <w:tr w:rsidR="0050584C" w:rsidRPr="00E93E71" w14:paraId="2AA0552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EAF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C29F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715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D6E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C15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DE4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361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45B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51.99068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F83F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5.484684669</w:t>
            </w:r>
          </w:p>
        </w:tc>
      </w:tr>
      <w:tr w:rsidR="0050584C" w:rsidRPr="00E93E71" w14:paraId="54A4815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02C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0BC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7BF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43.91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3A9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A66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340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49.309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BBF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CE3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48.15976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67F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-1.149237014</w:t>
            </w:r>
          </w:p>
        </w:tc>
      </w:tr>
      <w:tr w:rsidR="0050584C" w:rsidRPr="00E93E71" w14:paraId="0C378D0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2D7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77F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D8F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94B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3E9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DB3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EF2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pafI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B54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52.01187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F21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0.42586583</w:t>
            </w:r>
          </w:p>
        </w:tc>
      </w:tr>
      <w:tr w:rsidR="0050584C" w:rsidRPr="00E93E71" w14:paraId="227823B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9CE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F70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B67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BBD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39.46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AED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27.57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274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48.808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A51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pafII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5AC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50.55906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81F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1.751061663</w:t>
            </w:r>
          </w:p>
        </w:tc>
      </w:tr>
      <w:tr w:rsidR="0050584C" w:rsidRPr="00E93E71" w14:paraId="3D3F778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FE80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2DC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963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02A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BB4F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456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3F1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pbf1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8CB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53.54567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037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7.525673867</w:t>
            </w:r>
          </w:p>
        </w:tc>
      </w:tr>
      <w:tr w:rsidR="0050584C" w:rsidRPr="00E93E71" w14:paraId="22837AC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88F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5EE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C63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5FB3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9F4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ADB4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49.098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479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78F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53.30394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9CE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4.205940907</w:t>
            </w:r>
          </w:p>
        </w:tc>
      </w:tr>
      <w:tr w:rsidR="0050584C" w:rsidRPr="00E93E71" w14:paraId="0EAA217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A6F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616C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39.66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B9A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A974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47C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545D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44.435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442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A41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51.04652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BD6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6.61152209</w:t>
            </w:r>
          </w:p>
        </w:tc>
      </w:tr>
      <w:tr w:rsidR="0050584C" w:rsidRPr="00E93E71" w14:paraId="26F8E21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2C0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1FC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7258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A10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8BF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7164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BE1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74E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46.64803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389D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1.946033365</w:t>
            </w:r>
          </w:p>
        </w:tc>
      </w:tr>
      <w:tr w:rsidR="0050584C" w:rsidRPr="00E93E71" w14:paraId="68686DE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70B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1BF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06AA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F4B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0C7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EB66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C4D8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891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B22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4.519302359</w:t>
            </w:r>
          </w:p>
        </w:tc>
      </w:tr>
      <w:tr w:rsidR="0050584C" w:rsidRPr="00E93E71" w14:paraId="621AE78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E69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3AE0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C4F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E84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E51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A35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3F2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9EBF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46.28191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913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-9.218087523</w:t>
            </w:r>
          </w:p>
        </w:tc>
      </w:tr>
      <w:tr w:rsidR="0050584C" w:rsidRPr="00E93E71" w14:paraId="7B2B528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24B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AB6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E79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FBC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582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5D4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30.698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491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F43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CE44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21.602</w:t>
            </w:r>
          </w:p>
        </w:tc>
      </w:tr>
      <w:tr w:rsidR="0050584C" w:rsidRPr="00E93E71" w14:paraId="698F84B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A5C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FBC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C5A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144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030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B4A8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532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5B69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53.90355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A8E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3.737554479</w:t>
            </w:r>
          </w:p>
        </w:tc>
      </w:tr>
      <w:tr w:rsidR="0050584C" w:rsidRPr="00E93E71" w14:paraId="52603EA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330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75F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40.86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B36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C83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42.99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7AA8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31.16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23C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48.349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2BEF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1C9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53.10066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332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4.751658818</w:t>
            </w:r>
          </w:p>
        </w:tc>
      </w:tr>
      <w:tr w:rsidR="0050584C" w:rsidRPr="00E93E71" w14:paraId="2D32686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093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3BCD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3605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F66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0C0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7A9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C87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0757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F4E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50584C" w:rsidRPr="00E93E71" w14:paraId="5C5FF51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DCE9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F4D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AD1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9052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0E4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A70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104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F72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28C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50584C" w:rsidRPr="00E93E71" w14:paraId="2C076E2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9D5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2F6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AFB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DF5B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7B6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527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99C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0EE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52.15273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DDE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14.54273476</w:t>
            </w:r>
          </w:p>
        </w:tc>
      </w:tr>
      <w:tr w:rsidR="0050584C" w:rsidRPr="00E93E71" w14:paraId="6FDF528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A5B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811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7F1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628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AC9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4DC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EC1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BA6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52.65477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764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12.44876803</w:t>
            </w:r>
          </w:p>
        </w:tc>
      </w:tr>
      <w:tr w:rsidR="0050584C" w:rsidRPr="00E93E71" w14:paraId="17EEBA6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6D27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133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480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978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D27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FD9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48.563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6B7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0BF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53.15503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BE0C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4.592027132</w:t>
            </w:r>
          </w:p>
        </w:tc>
      </w:tr>
      <w:tr w:rsidR="0050584C" w:rsidRPr="00E93E71" w14:paraId="0CAF986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7142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4AC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685F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1405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291E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31.62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C77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45.752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796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786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53.41168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3F33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7.659680045</w:t>
            </w:r>
          </w:p>
        </w:tc>
      </w:tr>
      <w:tr w:rsidR="0050584C" w:rsidRPr="00E93E71" w14:paraId="5F09F11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772F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045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51F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4FA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CBD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0C8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7D6F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B37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53.79812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0C8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8.032122179</w:t>
            </w:r>
          </w:p>
        </w:tc>
      </w:tr>
      <w:tr w:rsidR="0050584C" w:rsidRPr="00E93E71" w14:paraId="5541835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725F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137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6C6C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B1F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2D0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6CA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079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48F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EF6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9.411211875</w:t>
            </w:r>
          </w:p>
        </w:tc>
      </w:tr>
      <w:tr w:rsidR="0050584C" w:rsidRPr="00E93E71" w14:paraId="146FE27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7C8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90B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D4B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33E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7C5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2D7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46E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D7C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3EE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4.65</w:t>
            </w:r>
          </w:p>
        </w:tc>
      </w:tr>
      <w:tr w:rsidR="0050584C" w:rsidRPr="00E93E71" w14:paraId="155EC88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50AA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804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5ED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569A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04A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079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281B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812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51.14772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D88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9.50072388</w:t>
            </w:r>
          </w:p>
        </w:tc>
      </w:tr>
      <w:tr w:rsidR="0050584C" w:rsidRPr="00E93E71" w14:paraId="3A2F91A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EAB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4D93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896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438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E11D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2E5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6567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39C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06B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22.8906897</w:t>
            </w:r>
          </w:p>
        </w:tc>
      </w:tr>
      <w:tr w:rsidR="0050584C" w:rsidRPr="00E93E71" w14:paraId="490752C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4A5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023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0551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3C3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DD0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31.71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4CD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39A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135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53.47207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0C8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14.53907166</w:t>
            </w:r>
          </w:p>
        </w:tc>
      </w:tr>
      <w:tr w:rsidR="0050584C" w:rsidRPr="00E93E71" w14:paraId="1B86369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E88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A01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23F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F88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4C3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01B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50.008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DF88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C76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54.87156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DB1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4.863564832</w:t>
            </w:r>
          </w:p>
        </w:tc>
      </w:tr>
      <w:tr w:rsidR="0050584C" w:rsidRPr="00E93E71" w14:paraId="474972E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99C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FB3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1C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E3B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739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FBC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8BE1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3F3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56.08638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0A7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3.293383551</w:t>
            </w:r>
          </w:p>
        </w:tc>
      </w:tr>
      <w:tr w:rsidR="0050584C" w:rsidRPr="00E93E71" w14:paraId="1AC4DC7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941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7D5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717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AB3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94D8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17.14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43EA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9AA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psbM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500F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42.67669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7529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-4.323313026</w:t>
            </w:r>
          </w:p>
        </w:tc>
      </w:tr>
      <w:tr w:rsidR="0050584C" w:rsidRPr="00E93E71" w14:paraId="1A6C787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A0B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FAB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ED3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911D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879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806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56.893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105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psbT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9E3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D6A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-2.361788125</w:t>
            </w:r>
          </w:p>
        </w:tc>
      </w:tr>
      <w:tr w:rsidR="0050584C" w:rsidRPr="00E93E71" w14:paraId="3F268B0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622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DEE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B8B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DADB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F80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86A5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46.925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8C0D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psbZ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1E6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50.12584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9E8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3.200842687</w:t>
            </w:r>
          </w:p>
        </w:tc>
      </w:tr>
      <w:tr w:rsidR="0050584C" w:rsidRPr="00E93E71" w14:paraId="0AA948F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B0D1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698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43.56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8B9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58.4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09A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C1D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EBE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117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rbcL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0D0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51.58582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F499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4.245816622</w:t>
            </w:r>
          </w:p>
        </w:tc>
      </w:tr>
      <w:tr w:rsidR="0050584C" w:rsidRPr="00E93E71" w14:paraId="7E7471E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0A4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DAA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E4B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DA1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8A8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30.22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67AA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64B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761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52.45355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FEC2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2.004546387</w:t>
            </w:r>
          </w:p>
        </w:tc>
      </w:tr>
      <w:tr w:rsidR="0050584C" w:rsidRPr="00E93E71" w14:paraId="64A6A14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1D9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260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A5F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5A3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B1C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26.32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F65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45D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2EB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49.63733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E95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1.047327271</w:t>
            </w:r>
          </w:p>
        </w:tc>
      </w:tr>
      <w:tr w:rsidR="0050584C" w:rsidRPr="00E93E71" w14:paraId="6A59E20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63A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21B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39.71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340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0CE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FC4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19.85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B275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38.978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56E6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EF7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44.73269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F28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5.754686853</w:t>
            </w:r>
          </w:p>
        </w:tc>
      </w:tr>
      <w:tr w:rsidR="0050584C" w:rsidRPr="00E93E71" w14:paraId="19D5F13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0EF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EDE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AB8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5FF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1CB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CA0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05F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DA2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50.92332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B416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7.923320953</w:t>
            </w:r>
          </w:p>
        </w:tc>
      </w:tr>
      <w:tr w:rsidR="0050584C" w:rsidRPr="00E93E71" w14:paraId="4AE5DFB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9492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C7A3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C76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797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BC1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24.52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4D09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41.978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46A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3CD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48.2882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64D9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6.310195139</w:t>
            </w:r>
          </w:p>
        </w:tc>
      </w:tr>
      <w:tr w:rsidR="0050584C" w:rsidRPr="00E93E71" w14:paraId="42F02A3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C36B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E3F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2E2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7F1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3F86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880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50.734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BFF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812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F32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-2.084</w:t>
            </w:r>
          </w:p>
        </w:tc>
      </w:tr>
      <w:tr w:rsidR="0050584C" w:rsidRPr="00E93E71" w14:paraId="6ECCA92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F4A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872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9168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42F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F0A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046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63F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4CF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708C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50584C" w:rsidRPr="00E93E71" w14:paraId="5F2D9D3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141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A69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596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2A7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7E98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E52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54.783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D1F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110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56.69207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5EF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1.909069653</w:t>
            </w:r>
          </w:p>
        </w:tc>
      </w:tr>
      <w:tr w:rsidR="0050584C" w:rsidRPr="00E93E71" w14:paraId="5B9DD42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F4DF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5BB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86D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39.47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DAE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6EE2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21.05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730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31.625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3BEC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EE3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45.64835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6E7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14.02335129</w:t>
            </w:r>
          </w:p>
        </w:tc>
      </w:tr>
      <w:tr w:rsidR="0050584C" w:rsidRPr="00E93E71" w14:paraId="48F05F6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0C4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B23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059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43.64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480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E53B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1C1A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43.537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408C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12A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47.89491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A18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4.357911839</w:t>
            </w:r>
          </w:p>
        </w:tc>
      </w:tr>
      <w:tr w:rsidR="0050584C" w:rsidRPr="00E93E71" w14:paraId="746E4F7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927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B14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50B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9C0F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1176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28.73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197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48.054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1416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65C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51.39967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D59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3.345671782</w:t>
            </w:r>
          </w:p>
        </w:tc>
      </w:tr>
      <w:tr w:rsidR="0050584C" w:rsidRPr="00E93E71" w14:paraId="0405000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BD8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8F2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EB8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9B9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DA1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27.55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A33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B3F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E96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50.54443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E85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2.25143453</w:t>
            </w:r>
          </w:p>
        </w:tc>
      </w:tr>
      <w:tr w:rsidR="0050584C" w:rsidRPr="00E93E71" w14:paraId="5A894ED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DE32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4A5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4B21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7F5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0F2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28.52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D224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49.577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D5DF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6DA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51.24869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551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1.671686881</w:t>
            </w:r>
          </w:p>
        </w:tc>
      </w:tr>
      <w:tr w:rsidR="0050584C" w:rsidRPr="00E93E71" w14:paraId="3F5CB74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1DD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A6F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576D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41.77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15C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AD7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4EC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50.514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2B1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E18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52.272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979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1.758001449</w:t>
            </w:r>
          </w:p>
        </w:tc>
      </w:tr>
      <w:tr w:rsidR="0050584C" w:rsidRPr="00E93E71" w14:paraId="5830B34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F01F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EAD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34.75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048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44.92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D30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E9F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C88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49.38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2A0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694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9B4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-0.73</w:t>
            </w:r>
          </w:p>
        </w:tc>
      </w:tr>
      <w:tr w:rsidR="0050584C" w:rsidRPr="00E93E71" w14:paraId="0A59BB4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BCB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96B8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227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8A7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CC9D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579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48.731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514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64A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48.98795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7F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0.25695253</w:t>
            </w:r>
          </w:p>
        </w:tc>
      </w:tr>
      <w:tr w:rsidR="0050584C" w:rsidRPr="00E93E71" w14:paraId="15026BF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2F9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4A1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A40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247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01B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C51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9C6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E0C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48.92047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C5DE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1.741465779</w:t>
            </w:r>
          </w:p>
        </w:tc>
      </w:tr>
      <w:tr w:rsidR="0050584C" w:rsidRPr="00E93E71" w14:paraId="2384B36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4D3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E16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39.74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69F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619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5CC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7AC5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EAC2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019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49.13024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0D1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2.590244317</w:t>
            </w:r>
          </w:p>
        </w:tc>
      </w:tr>
      <w:tr w:rsidR="0050584C" w:rsidRPr="00E93E71" w14:paraId="605D3D6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3E0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82C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78A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E73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6DB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22.56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ED5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39.636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E73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F6F9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46.80047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AE3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7.164474969</w:t>
            </w:r>
          </w:p>
        </w:tc>
      </w:tr>
      <w:tr w:rsidR="0050584C" w:rsidRPr="00E93E71" w14:paraId="09CA915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08DB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B44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FAF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C4FD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48AF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765E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51.883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1B0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37B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46.05296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855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-5.830044933</w:t>
            </w:r>
          </w:p>
        </w:tc>
      </w:tr>
      <w:tr w:rsidR="0050584C" w:rsidRPr="00E93E71" w14:paraId="33B2804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61D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57E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920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AA5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E85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44EA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44.217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9D5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B0F7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50.44926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76B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6.232255793</w:t>
            </w:r>
          </w:p>
        </w:tc>
      </w:tr>
      <w:tr w:rsidR="0050584C" w:rsidRPr="00E93E71" w14:paraId="0B15673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032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B47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46C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8BD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A9C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16B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42.236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919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502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54.10633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CB5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11.87033203</w:t>
            </w:r>
          </w:p>
        </w:tc>
      </w:tr>
      <w:tr w:rsidR="0050584C" w:rsidRPr="00E93E71" w14:paraId="7765D64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2447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A44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EA8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EF3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29.03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E44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934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46.014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324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9E9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3370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4.829423716</w:t>
            </w:r>
          </w:p>
        </w:tc>
      </w:tr>
      <w:tr w:rsidR="0050584C" w:rsidRPr="00E93E71" w14:paraId="5743715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DB82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AB4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34.85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7A2E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DF9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EA6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BFB9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48.645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145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5471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46.06059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0F0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-2.584411915</w:t>
            </w:r>
          </w:p>
        </w:tc>
      </w:tr>
      <w:tr w:rsidR="0050584C" w:rsidRPr="00E93E71" w14:paraId="49831BF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01A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A6E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560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05F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F1E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26A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ABA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B60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48.48433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08C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11.0003313</w:t>
            </w:r>
          </w:p>
        </w:tc>
      </w:tr>
      <w:tr w:rsidR="0050584C" w:rsidRPr="00E93E71" w14:paraId="49B1D07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5DE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B47F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33.95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8A39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5F5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36.11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29DB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24.07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D159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53.343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A01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B0C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47.94793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D59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-5.395073823</w:t>
            </w:r>
          </w:p>
        </w:tc>
      </w:tr>
      <w:tr w:rsidR="0050584C" w:rsidRPr="00E93E71" w14:paraId="6FCE541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9829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93D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913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43.66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45B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998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26.76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684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481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3D92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49.96344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E99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-1.696562866</w:t>
            </w:r>
          </w:p>
        </w:tc>
      </w:tr>
      <w:tr w:rsidR="0050584C" w:rsidRPr="00E93E71" w14:paraId="505B242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CC6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070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37.27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8B34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37.97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76B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9BA9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39.24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FC3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92B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6C45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57.82525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F13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3.085247196</w:t>
            </w:r>
          </w:p>
        </w:tc>
      </w:tr>
      <w:tr w:rsidR="0050584C" w:rsidRPr="00E93E71" w14:paraId="1B3921D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60D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DEB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83A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525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09A2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374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6C1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A46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55.35089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CB0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-5.649110688</w:t>
            </w:r>
          </w:p>
        </w:tc>
      </w:tr>
      <w:tr w:rsidR="0050584C" w:rsidRPr="00E93E71" w14:paraId="4B2456F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4FB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MT239364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C0F3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2CB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9086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119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D54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51.452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9ED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ycf68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8AD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60.06915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F3D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8.617146682</w:t>
            </w:r>
          </w:p>
        </w:tc>
      </w:tr>
      <w:tr w:rsidR="0050584C" w:rsidRPr="00E93E71" w14:paraId="6F6BE91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814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B867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431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4BE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31.14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6DA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BA8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51.791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FC7C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accD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305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53.31743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7682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1.526434409</w:t>
            </w:r>
          </w:p>
        </w:tc>
      </w:tr>
      <w:tr w:rsidR="0050584C" w:rsidRPr="00E93E71" w14:paraId="780D971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9BF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9232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30F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54.33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A64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AB09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325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43.934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87C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7EF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48.80036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BC1F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4.86635893</w:t>
            </w:r>
          </w:p>
        </w:tc>
      </w:tr>
      <w:tr w:rsidR="0050584C" w:rsidRPr="00E93E71" w14:paraId="2E20480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B5E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460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A6D6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2C5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13B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3DC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46.307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4E1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CE41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50.47124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404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4.164235751</w:t>
            </w:r>
          </w:p>
        </w:tc>
      </w:tr>
      <w:tr w:rsidR="0050584C" w:rsidRPr="00E93E71" w14:paraId="134376D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914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0253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509C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E17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5E1F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C4C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45.286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7F7B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AD38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51.13328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558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5.847280975</w:t>
            </w:r>
          </w:p>
        </w:tc>
      </w:tr>
      <w:tr w:rsidR="0050584C" w:rsidRPr="00E93E71" w14:paraId="681AAEE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1FD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32B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DAB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4DA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153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34.05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9CF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45.559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962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402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54.9835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42C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9.424496076</w:t>
            </w:r>
          </w:p>
        </w:tc>
      </w:tr>
      <w:tr w:rsidR="0050584C" w:rsidRPr="00E93E71" w14:paraId="4FBD82E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5FA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CDF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081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444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B9C0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C9D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50.468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517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F67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4D5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-0.452839759</w:t>
            </w:r>
          </w:p>
        </w:tc>
      </w:tr>
      <w:tr w:rsidR="0050584C" w:rsidRPr="00E93E71" w14:paraId="68F240D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3C7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72B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95D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85B0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5A9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30.24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1517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46.118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071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BBC4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52.46747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E77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6.349467289</w:t>
            </w:r>
          </w:p>
        </w:tc>
      </w:tr>
      <w:tr w:rsidR="0050584C" w:rsidRPr="00E93E71" w14:paraId="0BC1B45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AEC1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581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33.23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4DE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AB3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317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9EB4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AE2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16B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49.98561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755E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2.415609664</w:t>
            </w:r>
          </w:p>
        </w:tc>
      </w:tr>
      <w:tr w:rsidR="0050584C" w:rsidRPr="00E93E71" w14:paraId="4D46704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F27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B03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8235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DB5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C71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370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010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438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AA4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7.681241141</w:t>
            </w:r>
          </w:p>
        </w:tc>
      </w:tr>
      <w:tr w:rsidR="0050584C" w:rsidRPr="00E93E71" w14:paraId="3B2223A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4E57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71E9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36.18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622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640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5D0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7F6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53.977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DD2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infA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A18A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DC3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-5.787004783</w:t>
            </w:r>
          </w:p>
        </w:tc>
      </w:tr>
      <w:tr w:rsidR="0050584C" w:rsidRPr="00E93E71" w14:paraId="381C901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F68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125F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549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6E6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BF7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27.81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814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48.172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B62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matK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FB49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50.73425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97B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2.562251911</w:t>
            </w:r>
          </w:p>
        </w:tc>
      </w:tr>
      <w:tr w:rsidR="0050584C" w:rsidRPr="00E93E71" w14:paraId="43B8BAF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1D1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5646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659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5AC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A3E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F43C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42.101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B790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2217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46.56416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FB3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4.463160136</w:t>
            </w:r>
          </w:p>
        </w:tc>
      </w:tr>
      <w:tr w:rsidR="0050584C" w:rsidRPr="00E93E71" w14:paraId="3D6B1CD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910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90A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B88D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906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FB7F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43D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46.225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C688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225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53.29044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29F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7.065439996</w:t>
            </w:r>
          </w:p>
        </w:tc>
      </w:tr>
      <w:tr w:rsidR="0050584C" w:rsidRPr="00E93E71" w14:paraId="1B7E6A6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3D58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87E9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34.71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65E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5C5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570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011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57.13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B1C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8FE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49.73385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1CD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-7.396148423</w:t>
            </w:r>
          </w:p>
        </w:tc>
      </w:tr>
      <w:tr w:rsidR="0050584C" w:rsidRPr="00E93E71" w14:paraId="036A5D5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C3F7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562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C1A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39.72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0C6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AA6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28.14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017D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45.331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FCC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3F5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50.97409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89C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5.643091892</w:t>
            </w:r>
          </w:p>
        </w:tc>
      </w:tr>
      <w:tr w:rsidR="0050584C" w:rsidRPr="00E93E71" w14:paraId="3C7E255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B61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184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2B7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24F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732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AA0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38F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DC5C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DA4B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9.121929252</w:t>
            </w:r>
          </w:p>
        </w:tc>
      </w:tr>
      <w:tr w:rsidR="0050584C" w:rsidRPr="00E93E71" w14:paraId="1E718F5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B38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33B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7BB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0416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35.83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468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ABD6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43.364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9EA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A82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48.14464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483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4.780643957</w:t>
            </w:r>
          </w:p>
        </w:tc>
      </w:tr>
      <w:tr w:rsidR="0050584C" w:rsidRPr="00E93E71" w14:paraId="2DCF837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5C3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04B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2A8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C5D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86C2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CDA6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302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F85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19C6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-0.333628448</w:t>
            </w:r>
          </w:p>
        </w:tc>
      </w:tr>
      <w:tr w:rsidR="0050584C" w:rsidRPr="00E93E71" w14:paraId="7E00F46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F437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F052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21B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136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354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D8E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B70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0D3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1DB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50584C" w:rsidRPr="00E93E71" w14:paraId="211BF5D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C42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7176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CB1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A48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261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FFC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9B5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90F5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50.93783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B1D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2.504832752</w:t>
            </w:r>
          </w:p>
        </w:tc>
      </w:tr>
      <w:tr w:rsidR="0050584C" w:rsidRPr="00E93E71" w14:paraId="6D2D78D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3F3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8BBC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C1ED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DF9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DCA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AF7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290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DD79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51.99068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9C53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4.847684669</w:t>
            </w:r>
          </w:p>
        </w:tc>
      </w:tr>
      <w:tr w:rsidR="0050584C" w:rsidRPr="00E93E71" w14:paraId="2A713F4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1D3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153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C4F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42.91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E10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40.89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898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E92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48.983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7C5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7CD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48.72521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FA1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-0.257789981</w:t>
            </w:r>
          </w:p>
        </w:tc>
      </w:tr>
      <w:tr w:rsidR="0050584C" w:rsidRPr="00E93E71" w14:paraId="4C2CA8A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618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55A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E27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311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E19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E0D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8D3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pafI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951A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52.01187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A8B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0.42586583</w:t>
            </w:r>
          </w:p>
        </w:tc>
      </w:tr>
      <w:tr w:rsidR="0050584C" w:rsidRPr="00E93E71" w14:paraId="5A1A19C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00F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66D8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7E52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BD3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39.46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3A0C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29.19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CD7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51.084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DF1C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pafII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531F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51.72839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A57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0.644390492</w:t>
            </w:r>
          </w:p>
        </w:tc>
      </w:tr>
      <w:tr w:rsidR="0050584C" w:rsidRPr="00E93E71" w14:paraId="13BF3D5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5C17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F3D2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DC8E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48A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84C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3BE4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53.121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75F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pbf1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7F4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51.98362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D07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-1.137378631</w:t>
            </w:r>
          </w:p>
        </w:tc>
      </w:tr>
      <w:tr w:rsidR="0050584C" w:rsidRPr="00E93E71" w14:paraId="36AC463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054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CAE1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40.08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A5B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FB27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C9D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267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49.512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88D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7AF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53.72534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C34E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4.213338387</w:t>
            </w:r>
          </w:p>
        </w:tc>
      </w:tr>
      <w:tr w:rsidR="0050584C" w:rsidRPr="00E93E71" w14:paraId="6B5C098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E69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7CB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A21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21C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ABA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DCB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44.326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87F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6FA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50.71239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699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6.386387453</w:t>
            </w:r>
          </w:p>
        </w:tc>
      </w:tr>
      <w:tr w:rsidR="0050584C" w:rsidRPr="00E93E71" w14:paraId="3829DAF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6A9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29B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126A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968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487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CA3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9D9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D5B4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46.64803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8D2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1.946033365</w:t>
            </w:r>
          </w:p>
        </w:tc>
      </w:tr>
      <w:tr w:rsidR="0050584C" w:rsidRPr="00E93E71" w14:paraId="7292E6D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16E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7FB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23F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E05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26.32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8DF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026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53C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99A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846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4.519302359</w:t>
            </w:r>
          </w:p>
        </w:tc>
      </w:tr>
      <w:tr w:rsidR="0050584C" w:rsidRPr="00E93E71" w14:paraId="4581E0F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E82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CB6B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E69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1AB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52F2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163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D133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B79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46.28191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D0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-9.218087523</w:t>
            </w:r>
          </w:p>
        </w:tc>
      </w:tr>
      <w:tr w:rsidR="0050584C" w:rsidRPr="00E93E71" w14:paraId="53FB936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005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C3B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3EF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568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D46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C24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30.698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788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790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116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23.83321187</w:t>
            </w:r>
          </w:p>
        </w:tc>
      </w:tr>
      <w:tr w:rsidR="0050584C" w:rsidRPr="00E93E71" w14:paraId="05A9017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322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51E1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3464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630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C57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B7C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50.678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C78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C41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54.07376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33A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3.395761548</w:t>
            </w:r>
          </w:p>
        </w:tc>
      </w:tr>
      <w:tr w:rsidR="0050584C" w:rsidRPr="00E93E71" w14:paraId="76FF363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960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FE7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A355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308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42.99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5F62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52A2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47.959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3634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2E5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52.90948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4A0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4.950475383</w:t>
            </w:r>
          </w:p>
        </w:tc>
      </w:tr>
      <w:tr w:rsidR="0050584C" w:rsidRPr="00E93E71" w14:paraId="2CDC458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F2F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193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4CA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BB0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013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788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41A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68F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D94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50584C" w:rsidRPr="00E93E71" w14:paraId="48011AD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304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213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12A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87B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92B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138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E07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B5F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9F3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50584C" w:rsidRPr="00E93E71" w14:paraId="5F35266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6FB2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2DB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1693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05E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56C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B5FF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39.036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1AEA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F3F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52.15273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66B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13.11673476</w:t>
            </w:r>
          </w:p>
        </w:tc>
      </w:tr>
      <w:tr w:rsidR="0050584C" w:rsidRPr="00E93E71" w14:paraId="73E95A0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EEF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5B5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41.34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09E5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FE4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A8E0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31.07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7E1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40.459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5345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B2E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53.03936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31B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12.58035769</w:t>
            </w:r>
          </w:p>
        </w:tc>
      </w:tr>
      <w:tr w:rsidR="0050584C" w:rsidRPr="00E93E71" w14:paraId="667F0DB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039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CC3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7B06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07D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C95F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31.63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0BA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A005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9B1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53.4184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D52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4.454397798</w:t>
            </w:r>
          </w:p>
        </w:tc>
      </w:tr>
      <w:tr w:rsidR="0050584C" w:rsidRPr="00E93E71" w14:paraId="7243A8A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DE6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8A9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44.16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166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0A4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2C1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9241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45.138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AE3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CD0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53.12786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3B6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7.989857351</w:t>
            </w:r>
          </w:p>
        </w:tc>
      </w:tr>
      <w:tr w:rsidR="0050584C" w:rsidRPr="00E93E71" w14:paraId="35C28EE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A8D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7B8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42.37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620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95D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1CE4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6F9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45.571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E73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BD3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53.61238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F262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8.041382492</w:t>
            </w:r>
          </w:p>
        </w:tc>
      </w:tr>
      <w:tr w:rsidR="0050584C" w:rsidRPr="00E93E71" w14:paraId="091E3AC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10E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7FC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EA5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5A1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DCC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B78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CC0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38C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298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4.471211875</w:t>
            </w:r>
          </w:p>
        </w:tc>
      </w:tr>
      <w:tr w:rsidR="0050584C" w:rsidRPr="00E93E71" w14:paraId="2D3FD01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1D2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2EC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A07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F69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8433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6C6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BA3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952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94B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4.65</w:t>
            </w:r>
          </w:p>
        </w:tc>
      </w:tr>
      <w:tr w:rsidR="0050584C" w:rsidRPr="00E93E71" w14:paraId="4D5CFD0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FC5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689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BFF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FFDF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391D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21F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42.614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DC9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971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52.11054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5D0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9.496536435</w:t>
            </w:r>
          </w:p>
        </w:tc>
      </w:tr>
      <w:tr w:rsidR="0050584C" w:rsidRPr="00E93E71" w14:paraId="124F704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465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831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0A7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EAE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6FB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EAB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6C1E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D518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13C3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22.8906897</w:t>
            </w:r>
          </w:p>
        </w:tc>
      </w:tr>
      <w:tr w:rsidR="0050584C" w:rsidRPr="00E93E71" w14:paraId="591D987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220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542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433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457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4AD8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6164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AD2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BFF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51.78527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11D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15.82126637</w:t>
            </w:r>
          </w:p>
        </w:tc>
      </w:tr>
      <w:tr w:rsidR="0050584C" w:rsidRPr="00E93E71" w14:paraId="58D1F94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6F2D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316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B03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6CBC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9CC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376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51.871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A09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B22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54.87156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4FD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3.000564832</w:t>
            </w:r>
          </w:p>
        </w:tc>
      </w:tr>
      <w:tr w:rsidR="0050584C" w:rsidRPr="00E93E71" w14:paraId="440CE9A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53F3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8BB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24FC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ED5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5A79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F0DB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E4B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A08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56.08638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EDD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3.293383551</w:t>
            </w:r>
          </w:p>
        </w:tc>
      </w:tr>
      <w:tr w:rsidR="0050584C" w:rsidRPr="00E93E71" w14:paraId="703DED4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C90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5AB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D80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034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CE9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17.14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5A65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708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psbM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CBD7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42.67669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6C8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-4.323313026</w:t>
            </w:r>
          </w:p>
        </w:tc>
      </w:tr>
      <w:tr w:rsidR="0050584C" w:rsidRPr="00E93E71" w14:paraId="0A0E8EC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4EA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FA5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AAF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964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7DA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F9B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56.893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1E9D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psbT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8EE0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788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-2.361788125</w:t>
            </w:r>
          </w:p>
        </w:tc>
      </w:tr>
      <w:tr w:rsidR="0050584C" w:rsidRPr="00E93E71" w14:paraId="442C2EA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8C0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54E9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234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71C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432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32D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46.568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A274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psbZ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B25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48.95047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BDA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2.382466527</w:t>
            </w:r>
          </w:p>
        </w:tc>
      </w:tr>
      <w:tr w:rsidR="0050584C" w:rsidRPr="00E93E71" w14:paraId="3B725D8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5ED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F6E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131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58.4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DF3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43.49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C9D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33C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47.119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EFE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rbcL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4D2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51.7355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95E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4.616504828</w:t>
            </w:r>
          </w:p>
        </w:tc>
      </w:tr>
      <w:tr w:rsidR="0050584C" w:rsidRPr="00E93E71" w14:paraId="569CEA2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EA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9042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02C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C454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AED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30.22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48E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51.322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A2E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4FA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52.45355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04A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1.131546387</w:t>
            </w:r>
          </w:p>
        </w:tc>
      </w:tr>
      <w:tr w:rsidR="0050584C" w:rsidRPr="00E93E71" w14:paraId="10BA85B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F62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20F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A53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52.94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E73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FC0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96B8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47.001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3694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D63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DB9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1.649</w:t>
            </w:r>
          </w:p>
        </w:tc>
      </w:tr>
      <w:tr w:rsidR="0050584C" w:rsidRPr="00E93E71" w14:paraId="35F4D00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836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49E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A0D3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039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52.21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DA68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19.85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FF7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36.233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5F7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BF30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44.73269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A271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8.499686853</w:t>
            </w:r>
          </w:p>
        </w:tc>
      </w:tr>
      <w:tr w:rsidR="0050584C" w:rsidRPr="00E93E71" w14:paraId="5018AAE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CFD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C8F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E7B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8664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813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A5B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40.816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148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0A8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51.55724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9F3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10.74123702</w:t>
            </w:r>
          </w:p>
        </w:tc>
      </w:tr>
      <w:tr w:rsidR="0050584C" w:rsidRPr="00E93E71" w14:paraId="5069F59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1C5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9E8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350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845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FFD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24.52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6F89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6EB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C087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48.2882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0D32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5.613195139</w:t>
            </w:r>
          </w:p>
        </w:tc>
      </w:tr>
      <w:tr w:rsidR="0050584C" w:rsidRPr="00E93E71" w14:paraId="62D2903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082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867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9C5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FFE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780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A10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49.323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CDB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1D8A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47.86461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6849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-1.458391504</w:t>
            </w:r>
          </w:p>
        </w:tc>
      </w:tr>
      <w:tr w:rsidR="0050584C" w:rsidRPr="00E93E71" w14:paraId="06B0DBD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F40A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05C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2B1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02A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7326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62D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7E6E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FAA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CA7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50584C" w:rsidRPr="00E93E71" w14:paraId="35E0C4A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DB0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A95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C28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39.73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284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72E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8AF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53.171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AEF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110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56.69207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202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3.521069653</w:t>
            </w:r>
          </w:p>
        </w:tc>
      </w:tr>
      <w:tr w:rsidR="0050584C" w:rsidRPr="00E93E71" w14:paraId="35E58AD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44C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5AA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F38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39.47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5B4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6FF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403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36.35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5DC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248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DE4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11.30230236</w:t>
            </w:r>
          </w:p>
        </w:tc>
      </w:tr>
      <w:tr w:rsidR="0050584C" w:rsidRPr="00E93E71" w14:paraId="2163F58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BE2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FE9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34.68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BCA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913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F72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9EF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45.763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EB93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88B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49.47366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6C7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3.71066211</w:t>
            </w:r>
          </w:p>
        </w:tc>
      </w:tr>
      <w:tr w:rsidR="0050584C" w:rsidRPr="00E93E71" w14:paraId="17E6380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FBA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FB4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36ED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736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A90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71D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E1E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2512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51.33503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373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2.891032429</w:t>
            </w:r>
          </w:p>
        </w:tc>
      </w:tr>
      <w:tr w:rsidR="0050584C" w:rsidRPr="00E93E71" w14:paraId="17174BD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04C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6EF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DFD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068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84A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A64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E8A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659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D55B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2.347227613</w:t>
            </w:r>
          </w:p>
        </w:tc>
      </w:tr>
      <w:tr w:rsidR="0050584C" w:rsidRPr="00E93E71" w14:paraId="03209A3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C5C2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D81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36.74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014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45.22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DA4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115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8EC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49.34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791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3D0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51.19824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D3A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1.858235567</w:t>
            </w:r>
          </w:p>
        </w:tc>
      </w:tr>
      <w:tr w:rsidR="0050584C" w:rsidRPr="00E93E71" w14:paraId="5417589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9C5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56B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0B8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42.37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7320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38A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C89D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49.979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EB2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38C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52.06124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7AA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2.08223729</w:t>
            </w:r>
          </w:p>
        </w:tc>
      </w:tr>
      <w:tr w:rsidR="0050584C" w:rsidRPr="00E93E71" w14:paraId="6129654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E31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B6B8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35.36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F65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72E9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C2B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E43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49.304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4015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DDF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49.13773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CAD3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-0.166273587</w:t>
            </w:r>
          </w:p>
        </w:tc>
      </w:tr>
      <w:tr w:rsidR="0050584C" w:rsidRPr="00E93E71" w14:paraId="3E811A4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1F45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6A7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982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5CF2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31.68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C4F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48C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52.545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065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057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49.46621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A2AA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-3.078786414</w:t>
            </w:r>
          </w:p>
        </w:tc>
      </w:tr>
      <w:tr w:rsidR="0050584C" w:rsidRPr="00E93E71" w14:paraId="6E513F3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AE3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4907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36.36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A69D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FDAC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38.28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94D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32B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47.286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B64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B8D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48.19755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6D4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0.911552051</w:t>
            </w:r>
          </w:p>
        </w:tc>
      </w:tr>
      <w:tr w:rsidR="0050584C" w:rsidRPr="00E93E71" w14:paraId="1DB84FB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F393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0F5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A571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F1D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BE7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5B6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46.097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C20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C1CF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49.13024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3A9D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3.033244317</w:t>
            </w:r>
          </w:p>
        </w:tc>
      </w:tr>
      <w:tr w:rsidR="0050584C" w:rsidRPr="00E93E71" w14:paraId="3EC6289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756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CA6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476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892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FBE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E20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41.299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13D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1FD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46.22086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8E7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4.921864738</w:t>
            </w:r>
          </w:p>
        </w:tc>
      </w:tr>
      <w:tr w:rsidR="0050584C" w:rsidRPr="00E93E71" w14:paraId="69E7982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FC4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124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048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186F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7CCF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2AE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A6A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E4A0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46.60229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637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-4.84771319</w:t>
            </w:r>
          </w:p>
        </w:tc>
      </w:tr>
      <w:tr w:rsidR="0050584C" w:rsidRPr="00E93E71" w14:paraId="2D6EBAB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4B2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8BF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40.05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47F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E27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14A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12F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790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D7C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3A08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6.384</w:t>
            </w:r>
          </w:p>
        </w:tc>
      </w:tr>
      <w:tr w:rsidR="0050584C" w:rsidRPr="00E93E71" w14:paraId="32DC955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CE5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696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83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C83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585D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10B3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43.475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433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533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54.10633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9BD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10.63133203</w:t>
            </w:r>
          </w:p>
        </w:tc>
      </w:tr>
      <w:tr w:rsidR="0050584C" w:rsidRPr="00E93E71" w14:paraId="0E900F8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5AD4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913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15A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FA46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25.81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119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323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52.83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905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A95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FE7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-1.986576284</w:t>
            </w:r>
          </w:p>
        </w:tc>
      </w:tr>
      <w:tr w:rsidR="0050584C" w:rsidRPr="00E93E71" w14:paraId="29C91AF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B1AB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A6F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3C8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F66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22.86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DE9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91F1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47.691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DCF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F69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49.1826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143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1.491604079</w:t>
            </w:r>
          </w:p>
        </w:tc>
      </w:tr>
      <w:tr w:rsidR="0050584C" w:rsidRPr="00E93E71" w14:paraId="12080DE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C1E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1FA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BFA4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4B4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B72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4DE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187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64A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45.19036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758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-2.739643088</w:t>
            </w:r>
          </w:p>
        </w:tc>
      </w:tr>
      <w:tr w:rsidR="0050584C" w:rsidRPr="00E93E71" w14:paraId="59F295D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991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E27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EAB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BB0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798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BAD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37.765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7556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303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49.14521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AB7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11.3802078</w:t>
            </w:r>
          </w:p>
        </w:tc>
      </w:tr>
      <w:tr w:rsidR="0050584C" w:rsidRPr="00E93E71" w14:paraId="4B72143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C08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16E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77D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697C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35.19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6C5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24.07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AF5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49.242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19A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6D5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47.94793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730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-1.294073823</w:t>
            </w:r>
          </w:p>
        </w:tc>
      </w:tr>
      <w:tr w:rsidR="0050584C" w:rsidRPr="00E93E71" w14:paraId="2D31CD7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F22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F61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36.15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A0E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520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39.44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D1B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26.76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69D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56.289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A84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5BDD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49.96344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59E8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-6.325562866</w:t>
            </w:r>
          </w:p>
        </w:tc>
      </w:tr>
      <w:tr w:rsidR="0050584C" w:rsidRPr="00E93E71" w14:paraId="00A84EE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A3C2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CBC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A8C1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C00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38.21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01D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AD4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55.458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86BF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E5D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57.52967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45A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2.071671142</w:t>
            </w:r>
          </w:p>
        </w:tc>
      </w:tr>
      <w:tr w:rsidR="0050584C" w:rsidRPr="00E93E71" w14:paraId="3B531AF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7F7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CD4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0FD6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34.72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99AE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A6E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06BA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60.567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C59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3C3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56.96324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F3B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-3.603764706</w:t>
            </w:r>
          </w:p>
        </w:tc>
      </w:tr>
      <w:tr w:rsidR="0050584C" w:rsidRPr="00E93E71" w14:paraId="624E5DE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F8C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0FC1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39.27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DF9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9B4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F85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A8F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98A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F08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56.49589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03F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-4.504114743</w:t>
            </w:r>
          </w:p>
        </w:tc>
      </w:tr>
      <w:tr w:rsidR="0050584C" w:rsidRPr="00E93E71" w14:paraId="7FAA07C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74C2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Rhododendron_latoucheae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483E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A93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B98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E75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3DB0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51.452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176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ycf68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ECB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60.06915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9928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8.617146682</w:t>
            </w:r>
          </w:p>
        </w:tc>
      </w:tr>
      <w:tr w:rsidR="0050584C" w:rsidRPr="00E93E71" w14:paraId="1EC98B4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91F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12D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37.96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138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2A3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A4D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31.71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6D8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51.011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CA0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accD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724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53.47207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DED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2.461071658</w:t>
            </w:r>
          </w:p>
        </w:tc>
      </w:tr>
      <w:tr w:rsidR="0050584C" w:rsidRPr="00E93E71" w14:paraId="18358D6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0CB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F79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39.96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382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54.33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7F4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C7D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450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44.372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4CCD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77D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48.94297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033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4.57096733</w:t>
            </w:r>
          </w:p>
        </w:tc>
      </w:tr>
      <w:tr w:rsidR="0050584C" w:rsidRPr="00E93E71" w14:paraId="4D0B0E5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D7A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357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41.95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17C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2FC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FAC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7BF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940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ADC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50.62483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B4B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4.304831035</w:t>
            </w:r>
          </w:p>
        </w:tc>
      </w:tr>
      <w:tr w:rsidR="0050584C" w:rsidRPr="00E93E71" w14:paraId="452EE5A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124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06A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515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95B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4B18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826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45.338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B4D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965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50.5883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22D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5.250303186</w:t>
            </w:r>
          </w:p>
        </w:tc>
      </w:tr>
      <w:tr w:rsidR="0050584C" w:rsidRPr="00E93E71" w14:paraId="7C61A44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D76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56B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170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6C24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81D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EAD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45.383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22D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16E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54.64541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039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9.262410099</w:t>
            </w:r>
          </w:p>
        </w:tc>
      </w:tr>
      <w:tr w:rsidR="0050584C" w:rsidRPr="00E93E71" w14:paraId="2AF489A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7B8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3FF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F47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D35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59A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83F7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50.468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C0F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8F3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49.10779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186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-1.360206193</w:t>
            </w:r>
          </w:p>
        </w:tc>
      </w:tr>
      <w:tr w:rsidR="0050584C" w:rsidRPr="00E93E71" w14:paraId="42741CF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236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443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F46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57A6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2EE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29.84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49D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46.134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12B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3E0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52.18786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7A0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6.053858722</w:t>
            </w:r>
          </w:p>
        </w:tc>
      </w:tr>
      <w:tr w:rsidR="0050584C" w:rsidRPr="00E93E71" w14:paraId="43DE48D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880E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ECF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33.23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3BD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8B8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AF5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356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A238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E2F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49.98561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912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2.494609664</w:t>
            </w:r>
          </w:p>
        </w:tc>
      </w:tr>
      <w:tr w:rsidR="0050584C" w:rsidRPr="00E93E71" w14:paraId="1F70C3D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E2C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907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33.23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F4D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1DCE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D56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911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47.491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00F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9D6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49.98561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7909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2.494609664</w:t>
            </w:r>
          </w:p>
        </w:tc>
      </w:tr>
      <w:tr w:rsidR="0050584C" w:rsidRPr="00E93E71" w14:paraId="21CD533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6B4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43F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610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6DD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8BC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A99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F8A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F84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914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7.603241141</w:t>
            </w:r>
          </w:p>
        </w:tc>
      </w:tr>
      <w:tr w:rsidR="0050584C" w:rsidRPr="00E93E71" w14:paraId="2842FE0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DC2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4A6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5EE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A7B5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FAEB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988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0CA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789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54.06724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4F5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7.603241141</w:t>
            </w:r>
          </w:p>
        </w:tc>
      </w:tr>
      <w:tr w:rsidR="0050584C" w:rsidRPr="00E93E71" w14:paraId="1C46F30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782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CC2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36.18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2DD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70E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1A76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DEC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51.463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74A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infA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F28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3DD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-3.273004783</w:t>
            </w:r>
          </w:p>
        </w:tc>
      </w:tr>
      <w:tr w:rsidR="0050584C" w:rsidRPr="00E93E71" w14:paraId="440F042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E675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3DE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0F8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230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68EE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27.61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C35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49.85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E0FA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matK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DBE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50.5883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A68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0.738303186</w:t>
            </w:r>
          </w:p>
        </w:tc>
      </w:tr>
      <w:tr w:rsidR="0050584C" w:rsidRPr="00E93E71" w14:paraId="3B0E0AA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FFC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319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AC2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6BE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91B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6E9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D59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684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46.35821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C6EA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4.558212705</w:t>
            </w:r>
          </w:p>
        </w:tc>
      </w:tr>
      <w:tr w:rsidR="0050584C" w:rsidRPr="00E93E71" w14:paraId="180E9AC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B94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3C8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607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9898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138B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330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C4B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DF6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46.35821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EB0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4.558212705</w:t>
            </w:r>
          </w:p>
        </w:tc>
      </w:tr>
      <w:tr w:rsidR="0050584C" w:rsidRPr="00E93E71" w14:paraId="6620078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449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9EA1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C0E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41.38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C34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845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9606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45.872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7B19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D53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53.15503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86F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7.283027132</w:t>
            </w:r>
          </w:p>
        </w:tc>
      </w:tr>
      <w:tr w:rsidR="0050584C" w:rsidRPr="00E93E71" w14:paraId="0630175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DCD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094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C31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159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7468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9D7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56.338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B9B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A58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50.33922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275D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-5.998782304</w:t>
            </w:r>
          </w:p>
        </w:tc>
      </w:tr>
      <w:tr w:rsidR="0050584C" w:rsidRPr="00E93E71" w14:paraId="3387608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FD4B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23C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35.13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AC3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6AC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CDD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27.54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9C7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44.463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F54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EEF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50.53712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A48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6.074119377</w:t>
            </w:r>
          </w:p>
        </w:tc>
      </w:tr>
      <w:tr w:rsidR="0050584C" w:rsidRPr="00E93E71" w14:paraId="17B27FE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E99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F91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35.13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49F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6EC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45D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27.54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B5D5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44.463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2ED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E98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50.53712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6A7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6.074119377</w:t>
            </w:r>
          </w:p>
        </w:tc>
      </w:tr>
      <w:tr w:rsidR="0050584C" w:rsidRPr="00E93E71" w14:paraId="0C55F68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1D1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1B8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695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E44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A7A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C70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BB5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823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679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9.121929252</w:t>
            </w:r>
          </w:p>
        </w:tc>
      </w:tr>
      <w:tr w:rsidR="0050584C" w:rsidRPr="00E93E71" w14:paraId="202696D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054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493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420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A1ED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358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786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EB2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598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602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9.121929252</w:t>
            </w:r>
          </w:p>
        </w:tc>
      </w:tr>
      <w:tr w:rsidR="0050584C" w:rsidRPr="00E93E71" w14:paraId="3DF038E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68A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B18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6F2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1E0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446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24.47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EBF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43.052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A8A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642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48.25044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317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5.198435995</w:t>
            </w:r>
          </w:p>
        </w:tc>
      </w:tr>
      <w:tr w:rsidR="0050584C" w:rsidRPr="00E93E71" w14:paraId="7CCBD3C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C446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22A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31.95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882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B26B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DD69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24.47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602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43.052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3A7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AB9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48.25044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18E3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5.198435995</w:t>
            </w:r>
          </w:p>
        </w:tc>
      </w:tr>
      <w:tr w:rsidR="0050584C" w:rsidRPr="00E93E71" w14:paraId="681CDF8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8924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3828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7803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F4A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8AC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B62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48.185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BB8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27A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40E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-1.026628448</w:t>
            </w:r>
          </w:p>
        </w:tc>
      </w:tr>
      <w:tr w:rsidR="0050584C" w:rsidRPr="00E93E71" w14:paraId="72C7ACC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7CB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22E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AD4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863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0C8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731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48.185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C9F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436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9F9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-1.026628448</w:t>
            </w:r>
          </w:p>
        </w:tc>
      </w:tr>
      <w:tr w:rsidR="0050584C" w:rsidRPr="00E93E71" w14:paraId="63E401D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C61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6230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8DC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C11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9453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071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49.504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BA5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B6A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49.12276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02A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-0.381238483</w:t>
            </w:r>
          </w:p>
        </w:tc>
      </w:tr>
      <w:tr w:rsidR="0050584C" w:rsidRPr="00E93E71" w14:paraId="582AFAC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745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6F3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CED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AF5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74A7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53D0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49.504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B27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A8A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49.12276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0E5D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-0.381238483</w:t>
            </w:r>
          </w:p>
        </w:tc>
      </w:tr>
      <w:tr w:rsidR="0050584C" w:rsidRPr="00E93E71" w14:paraId="42EA871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35F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D304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7082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31F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15E0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6AD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49.599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244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D78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DDCC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1.743219685</w:t>
            </w:r>
          </w:p>
        </w:tc>
      </w:tr>
      <w:tr w:rsidR="0050584C" w:rsidRPr="00E93E71" w14:paraId="1A8395F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E1C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1B6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633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145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308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F405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49.599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60E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42F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98FF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1.743219685</w:t>
            </w:r>
          </w:p>
        </w:tc>
      </w:tr>
      <w:tr w:rsidR="0050584C" w:rsidRPr="00E93E71" w14:paraId="0845C08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C9B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89C3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38.57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1FCD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C68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58B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B39A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AB8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9A1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51.99068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EE3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5.484684669</w:t>
            </w:r>
          </w:p>
        </w:tc>
      </w:tr>
      <w:tr w:rsidR="0050584C" w:rsidRPr="00E93E71" w14:paraId="5A168D4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F8F1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4E48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DB5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44.35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5F5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661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EBB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49.325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B6B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307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48.15976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C14F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-1.165237014</w:t>
            </w:r>
          </w:p>
        </w:tc>
      </w:tr>
      <w:tr w:rsidR="0050584C" w:rsidRPr="00E93E71" w14:paraId="62F838C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68C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3FF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C41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52AA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2FA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BE3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3E1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pafI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D55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52.01187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B24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0.42586583</w:t>
            </w:r>
          </w:p>
        </w:tc>
      </w:tr>
      <w:tr w:rsidR="0050584C" w:rsidRPr="00E93E71" w14:paraId="04EB53F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A72E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9F4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341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F23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170D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A76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727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pafII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43B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43A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50584C" w:rsidRPr="00E93E71" w14:paraId="08557D2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1EE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D12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331F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D1B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3F4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CDF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5FD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pafII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8CF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51.34222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F014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1.163219685</w:t>
            </w:r>
          </w:p>
        </w:tc>
      </w:tr>
      <w:tr w:rsidR="0050584C" w:rsidRPr="00E93E71" w14:paraId="605A888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AEE7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385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922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AA8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967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0EF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2D36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pbf1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7EB5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53.54567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BA0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7.525673867</w:t>
            </w:r>
          </w:p>
        </w:tc>
      </w:tr>
      <w:tr w:rsidR="0050584C" w:rsidRPr="00E93E71" w14:paraId="7E09E53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34A5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655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C2E2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0FA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7B1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F9FA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50.219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1EE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74D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53.72534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C336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3.506338387</w:t>
            </w:r>
          </w:p>
        </w:tc>
      </w:tr>
      <w:tr w:rsidR="0050584C" w:rsidRPr="00E93E71" w14:paraId="37C0446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ADE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54A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415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21A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010B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32.09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BD8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50.219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CAE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DE5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53.72534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AF4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3.506338387</w:t>
            </w:r>
          </w:p>
        </w:tc>
      </w:tr>
      <w:tr w:rsidR="0050584C" w:rsidRPr="00E93E71" w14:paraId="2DA7D88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DFE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5E2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AB8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2F5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BE9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BDA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44.245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775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EA0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50.71239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85C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6.467387453</w:t>
            </w:r>
          </w:p>
        </w:tc>
      </w:tr>
      <w:tr w:rsidR="0050584C" w:rsidRPr="00E93E71" w14:paraId="4CC598E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2A34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CE3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468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0BD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4960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B86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44.953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334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476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47.12032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837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2.167323468</w:t>
            </w:r>
          </w:p>
        </w:tc>
      </w:tr>
      <w:tr w:rsidR="0050584C" w:rsidRPr="00E93E71" w14:paraId="07D57A8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76C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36B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180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F43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9CB1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4EB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747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287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61B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4.519302359</w:t>
            </w:r>
          </w:p>
        </w:tc>
      </w:tr>
      <w:tr w:rsidR="0050584C" w:rsidRPr="00E93E71" w14:paraId="00F7343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A9D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179E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35CA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5C2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0BC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B01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7BC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AEA1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46.28191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8204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-9.218087523</w:t>
            </w:r>
          </w:p>
        </w:tc>
      </w:tr>
      <w:tr w:rsidR="0050584C" w:rsidRPr="00E93E71" w14:paraId="5B9D29D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B7C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01B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A26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490E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AF6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F15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30.698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994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114D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709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21.602</w:t>
            </w:r>
          </w:p>
        </w:tc>
      </w:tr>
      <w:tr w:rsidR="0050584C" w:rsidRPr="00E93E71" w14:paraId="7074A53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5C08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ABA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0F1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433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62D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D8A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50.212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5CFA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5D2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54.07376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BCA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3.861761548</w:t>
            </w:r>
          </w:p>
        </w:tc>
      </w:tr>
      <w:tr w:rsidR="0050584C" w:rsidRPr="00E93E71" w14:paraId="3A30463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295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899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40.86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1D9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483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42.99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334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31.16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247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48.418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75C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64A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53.10066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4293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4.682658818</w:t>
            </w:r>
          </w:p>
        </w:tc>
      </w:tr>
      <w:tr w:rsidR="0050584C" w:rsidRPr="00E93E71" w14:paraId="5D38290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211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6483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2148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95D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089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82E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AC9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8A3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DD27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50584C" w:rsidRPr="00E93E71" w14:paraId="088D21D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8ADC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422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38D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673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BF5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7ED9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8A8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AD0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19E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50584C" w:rsidRPr="00E93E71" w14:paraId="11636CD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765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DC10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34E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BEB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CE3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454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420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A8F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48.13708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030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14.49408372</w:t>
            </w:r>
          </w:p>
        </w:tc>
      </w:tr>
      <w:tr w:rsidR="0050584C" w:rsidRPr="00E93E71" w14:paraId="11AB2DA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52F1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B6E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D255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CF6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1CC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D47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ADE5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4B6B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48.13708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200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14.49408372</w:t>
            </w:r>
          </w:p>
        </w:tc>
      </w:tr>
      <w:tr w:rsidR="0050584C" w:rsidRPr="00E93E71" w14:paraId="4F55158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2EA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F7C9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15C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4FF6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6366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813E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39.036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4E03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10B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52.15273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5D1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13.11673476</w:t>
            </w:r>
          </w:p>
        </w:tc>
      </w:tr>
      <w:tr w:rsidR="0050584C" w:rsidRPr="00E93E71" w14:paraId="2AFDB42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850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7A5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41.34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46E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2DC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B30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E4F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F2B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315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52.84773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6F9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12.09773339</w:t>
            </w:r>
          </w:p>
        </w:tc>
      </w:tr>
      <w:tr w:rsidR="0050584C" w:rsidRPr="00E93E71" w14:paraId="5FBB75A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41D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12C9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309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1E18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FE3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985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48.083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E1D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BD8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53.28369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1369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5.200686767</w:t>
            </w:r>
          </w:p>
        </w:tc>
      </w:tr>
      <w:tr w:rsidR="0050584C" w:rsidRPr="00E93E71" w14:paraId="23F9197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C86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AA4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44.37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933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352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F75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F1C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414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1D3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53.83772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FFF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8.307720079</w:t>
            </w:r>
          </w:p>
        </w:tc>
      </w:tr>
      <w:tr w:rsidR="0050584C" w:rsidRPr="00E93E71" w14:paraId="0411419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5378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CC1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6FD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8E7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4A1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3EC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311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FDD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53.79812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4744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8.032122179</w:t>
            </w:r>
          </w:p>
        </w:tc>
      </w:tr>
      <w:tr w:rsidR="0050584C" w:rsidRPr="00E93E71" w14:paraId="00C6BBA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EBD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1BA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62F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303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68E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32.14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DC5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902E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234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53.75845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7FC5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8.638451903</w:t>
            </w:r>
          </w:p>
        </w:tc>
      </w:tr>
      <w:tr w:rsidR="0050584C" w:rsidRPr="00E93E71" w14:paraId="01D0A79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A88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C40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801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01A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8F7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288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FC21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317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FC9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4.65</w:t>
            </w:r>
          </w:p>
        </w:tc>
      </w:tr>
      <w:tr w:rsidR="0050584C" w:rsidRPr="00E93E71" w14:paraId="732E9AD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A9B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8C4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A78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BBAE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258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C57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42.115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54CF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B9D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52.11054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C54D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9.995536435</w:t>
            </w:r>
          </w:p>
        </w:tc>
      </w:tr>
      <w:tr w:rsidR="0050584C" w:rsidRPr="00E93E71" w14:paraId="2273A76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F77F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E057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ADB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617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9165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E8B5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27.272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4EC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ACE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DF5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22.8906897</w:t>
            </w:r>
          </w:p>
        </w:tc>
      </w:tr>
      <w:tr w:rsidR="0050584C" w:rsidRPr="00E93E71" w14:paraId="1511BEB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ABF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2DA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040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686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5AE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EA9B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53E5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129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51.78527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663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15.82126637</w:t>
            </w:r>
          </w:p>
        </w:tc>
      </w:tr>
      <w:tr w:rsidR="0050584C" w:rsidRPr="00E93E71" w14:paraId="523ADB6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D61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24EC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717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93D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49DC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A003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51.871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178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276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55.84394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79F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3.972944876</w:t>
            </w:r>
          </w:p>
        </w:tc>
      </w:tr>
      <w:tr w:rsidR="0050584C" w:rsidRPr="00E93E71" w14:paraId="4F28F6A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FE5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635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1C4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1359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705F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D76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9E2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6AB9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56.08638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C5B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3.293383551</w:t>
            </w:r>
          </w:p>
        </w:tc>
      </w:tr>
      <w:tr w:rsidR="0050584C" w:rsidRPr="00E93E71" w14:paraId="5835DB0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AC9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E47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25F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841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5665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931F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70E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psbM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3E7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44.84706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793D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-5.152941176</w:t>
            </w:r>
          </w:p>
        </w:tc>
      </w:tr>
      <w:tr w:rsidR="0050584C" w:rsidRPr="00E93E71" w14:paraId="5D9BDC7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FAA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A3F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A002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742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C93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C28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56.893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F3D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psbT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039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B2EF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-2.361788125</w:t>
            </w:r>
          </w:p>
        </w:tc>
      </w:tr>
      <w:tr w:rsidR="0050584C" w:rsidRPr="00E93E71" w14:paraId="1E32961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6AE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3E97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7B4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A8AC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FDF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8C35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47.965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004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psbZ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B4AC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48.95047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FB5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0.985466527</w:t>
            </w:r>
          </w:p>
        </w:tc>
      </w:tr>
      <w:tr w:rsidR="0050584C" w:rsidRPr="00E93E71" w14:paraId="7FF4287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5DB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FBA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43.63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444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58.4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2F0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45D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2E47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46.975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6F9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rbcL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12D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51.7355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043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4.760504828</w:t>
            </w:r>
          </w:p>
        </w:tc>
      </w:tr>
      <w:tr w:rsidR="0050584C" w:rsidRPr="00E93E71" w14:paraId="5FE5F9B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118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A34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42.04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F88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4B5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C36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29.48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932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49.282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176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F1A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51.93414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8BE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2.652137689</w:t>
            </w:r>
          </w:p>
        </w:tc>
      </w:tr>
      <w:tr w:rsidR="0050584C" w:rsidRPr="00E93E71" w14:paraId="10E8D3A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A73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206C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D4B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256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8F3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26.67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1222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50.135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B18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892B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49.89687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CEB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-0.238129289</w:t>
            </w:r>
          </w:p>
        </w:tc>
      </w:tr>
      <w:tr w:rsidR="0050584C" w:rsidRPr="00E93E71" w14:paraId="5F99FAF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CA7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B60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F9C8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E28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52.21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DFE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19.85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942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36.381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D86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347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44.73269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9FA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8.351686853</w:t>
            </w:r>
          </w:p>
        </w:tc>
      </w:tr>
      <w:tr w:rsidR="0050584C" w:rsidRPr="00E93E71" w14:paraId="32B34F4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D08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3D1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CD2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194F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EC7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B65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43.697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432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72E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51.55724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6A8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7.860237022</w:t>
            </w:r>
          </w:p>
        </w:tc>
      </w:tr>
      <w:tr w:rsidR="0050584C" w:rsidRPr="00E93E71" w14:paraId="77D1C58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5CF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0F5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3E5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52D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39.35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CD14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24.52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A010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44.183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CB0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DE1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48.2882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BA4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4.105195139</w:t>
            </w:r>
          </w:p>
        </w:tc>
      </w:tr>
      <w:tr w:rsidR="0050584C" w:rsidRPr="00E93E71" w14:paraId="532C1E4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948A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999D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A00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15A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0D1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B50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50.734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093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FB6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58E3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-2.084</w:t>
            </w:r>
          </w:p>
        </w:tc>
      </w:tr>
      <w:tr w:rsidR="0050584C" w:rsidRPr="00E93E71" w14:paraId="2537866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1C8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87B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36.27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7515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7A9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C29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48DB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AE2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598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CC8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1.471</w:t>
            </w:r>
          </w:p>
        </w:tc>
      </w:tr>
      <w:tr w:rsidR="0050584C" w:rsidRPr="00E93E71" w14:paraId="23E8534F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BA6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05C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36.27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172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354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59D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629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47.179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E30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1B02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FF5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1.471</w:t>
            </w:r>
          </w:p>
        </w:tc>
      </w:tr>
      <w:tr w:rsidR="0050584C" w:rsidRPr="00E93E71" w14:paraId="4C942A9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0D4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E00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0E0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1C8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89F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B9A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54.783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DEE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366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56.69207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E28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1.909069653</w:t>
            </w:r>
          </w:p>
        </w:tc>
      </w:tr>
      <w:tr w:rsidR="0050584C" w:rsidRPr="00E93E71" w14:paraId="2C16E3D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3BD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D2F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9FE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341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21B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84A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32.946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83D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404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506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14.70630236</w:t>
            </w:r>
          </w:p>
        </w:tc>
      </w:tr>
      <w:tr w:rsidR="0050584C" w:rsidRPr="00E93E71" w14:paraId="578F5DC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FA7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008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35.03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554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43.64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66B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567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329C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45.234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1C7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409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48.98795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61D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3.75395253</w:t>
            </w:r>
          </w:p>
        </w:tc>
      </w:tr>
      <w:tr w:rsidR="0050584C" w:rsidRPr="00E93E71" w14:paraId="23FD1A2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CB8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330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37.96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4E9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F4D7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CF1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8CC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48.354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893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0C4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51.08992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5A3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2.735923178</w:t>
            </w:r>
          </w:p>
        </w:tc>
      </w:tr>
      <w:tr w:rsidR="0050584C" w:rsidRPr="00E93E71" w14:paraId="12D7617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E0D8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7F5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37.95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F86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612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DCF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27.55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3CB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D10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C83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50.54443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379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2.07443453</w:t>
            </w:r>
          </w:p>
        </w:tc>
      </w:tr>
      <w:tr w:rsidR="0050584C" w:rsidRPr="00E93E71" w14:paraId="41D336E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3CD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DBB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36.79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368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45.22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F409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1B1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480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835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382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51.35659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811A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1.79259038</w:t>
            </w:r>
          </w:p>
        </w:tc>
      </w:tr>
      <w:tr w:rsidR="0050584C" w:rsidRPr="00E93E71" w14:paraId="275122E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E25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129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4B9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41.95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5303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A8AB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5DD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278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859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52.06124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D48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2.01323729</w:t>
            </w:r>
          </w:p>
        </w:tc>
      </w:tr>
      <w:tr w:rsidR="0050584C" w:rsidRPr="00E93E71" w14:paraId="45BE27A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533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9287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2EB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B3DD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C43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D90A5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51.357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E85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DB7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49.97822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824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-1.378780268</w:t>
            </w:r>
          </w:p>
        </w:tc>
      </w:tr>
      <w:tr w:rsidR="0050584C" w:rsidRPr="00E93E71" w14:paraId="5663F62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37C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C243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7B1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46.67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6E01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A78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65F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48.913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0A0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EB8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48.98795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963B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0.07495253</w:t>
            </w:r>
          </w:p>
        </w:tc>
      </w:tr>
      <w:tr w:rsidR="0050584C" w:rsidRPr="00E93E71" w14:paraId="2DF2444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7A5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1AC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462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46.67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0D0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31.52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993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ECC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48.913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1FC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BAF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48.98795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A11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0.07495253</w:t>
            </w:r>
          </w:p>
        </w:tc>
      </w:tr>
      <w:tr w:rsidR="0050584C" w:rsidRPr="00E93E71" w14:paraId="6FD3AFA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2DB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A21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559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51E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38.28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1527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25.84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FCB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46.768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C9E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180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49.27975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840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2.511749898</w:t>
            </w:r>
          </w:p>
        </w:tc>
      </w:tr>
      <w:tr w:rsidR="0050584C" w:rsidRPr="00E93E71" w14:paraId="2AE8267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787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C38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39.74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F45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861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627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6FB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86B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74A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49.13024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381E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2.590244317</w:t>
            </w:r>
          </w:p>
        </w:tc>
      </w:tr>
      <w:tr w:rsidR="0050584C" w:rsidRPr="00E93E71" w14:paraId="08D677B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1854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453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B9B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CFE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A28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23.31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89D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543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9CD7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47.37131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FC73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1.901308681</w:t>
            </w:r>
          </w:p>
        </w:tc>
      </w:tr>
      <w:tr w:rsidR="0050584C" w:rsidRPr="00E93E71" w14:paraId="6575F71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A7D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0B9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87B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512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47EF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BB7A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130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0D2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46.05296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A9A6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-4.527044933</w:t>
            </w:r>
          </w:p>
        </w:tc>
      </w:tr>
      <w:tr w:rsidR="0050584C" w:rsidRPr="00E93E71" w14:paraId="576CD21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506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F5C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826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D6C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708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6B93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47.483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8DC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B3D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51.03928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8E4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3.556284396</w:t>
            </w:r>
          </w:p>
        </w:tc>
      </w:tr>
      <w:tr w:rsidR="0050584C" w:rsidRPr="00E93E71" w14:paraId="5ABFD4F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5B4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99007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41.91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B369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070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A8C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92C9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44.995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3E0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6C3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54.74001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745A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9.745008231</w:t>
            </w:r>
          </w:p>
        </w:tc>
      </w:tr>
      <w:tr w:rsidR="0050584C" w:rsidRPr="00E93E71" w14:paraId="22410DB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A99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1F2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EDA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644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45A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151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49.569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1A9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0A9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60D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1.274423716</w:t>
            </w:r>
          </w:p>
        </w:tc>
      </w:tr>
      <w:tr w:rsidR="0050584C" w:rsidRPr="00E93E71" w14:paraId="6E1D6AA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836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9DE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3A5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B1E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744B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8F2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49.569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5E9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8B2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BD9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1.274423716</w:t>
            </w:r>
          </w:p>
        </w:tc>
      </w:tr>
      <w:tr w:rsidR="0050584C" w:rsidRPr="00E93E71" w14:paraId="2B52164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205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E60D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37.23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CFD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A1A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36.36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296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75F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481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DB9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45.44223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154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-3.213768361</w:t>
            </w:r>
          </w:p>
        </w:tc>
      </w:tr>
      <w:tr w:rsidR="0050584C" w:rsidRPr="00E93E71" w14:paraId="2F5A9D5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E3C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4F9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37.23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266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580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36.36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EEF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20.78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8AC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249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D0D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45.44223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423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-3.213768361</w:t>
            </w:r>
          </w:p>
        </w:tc>
      </w:tr>
      <w:tr w:rsidR="0050584C" w:rsidRPr="00E93E71" w14:paraId="48F8DF9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2CA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6DE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1BE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C0D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C75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FCF1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37.484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8C9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6993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48.48433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097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11.0003313</w:t>
            </w:r>
          </w:p>
        </w:tc>
      </w:tr>
      <w:tr w:rsidR="0050584C" w:rsidRPr="00E93E71" w14:paraId="095390F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607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7EC18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26.92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3AB1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30.77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586B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1D4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13.46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DEAD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27.549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329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77B9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39.94256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17D5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12.39355623</w:t>
            </w:r>
          </w:p>
        </w:tc>
      </w:tr>
      <w:tr w:rsidR="0050584C" w:rsidRPr="00E93E71" w14:paraId="1D82429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BF2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9FB3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33.95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6D0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7B23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36.11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98B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24.07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2DE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47.927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846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DA1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47.94793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CDF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0.020926177</w:t>
            </w:r>
          </w:p>
        </w:tc>
      </w:tr>
      <w:tr w:rsidR="0050584C" w:rsidRPr="00E93E71" w14:paraId="4D5D9C9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17E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A211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D30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AEED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73E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26.76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5E35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50.233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3539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D950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49.96344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E4D2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-0.269562866</w:t>
            </w:r>
          </w:p>
        </w:tc>
      </w:tr>
      <w:tr w:rsidR="0050584C" w:rsidRPr="00E93E71" w14:paraId="1BE4115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D5F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60D8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217B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9B76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49F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88B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56.373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1BF0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7C9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57.76437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6E0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1.391367184</w:t>
            </w:r>
          </w:p>
        </w:tc>
      </w:tr>
      <w:tr w:rsidR="0050584C" w:rsidRPr="00E93E71" w14:paraId="1AFFE79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A58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49B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779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66F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1EB5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3504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56.373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797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A024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57.76437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86F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1.391367184</w:t>
            </w:r>
          </w:p>
        </w:tc>
      </w:tr>
      <w:tr w:rsidR="0050584C" w:rsidRPr="00E93E71" w14:paraId="059D9DF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64F6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0F4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86F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0371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28.57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45C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42.86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F53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27.891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D241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3987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59.26951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28D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31.37850927</w:t>
            </w:r>
          </w:p>
        </w:tc>
      </w:tr>
      <w:tr w:rsidR="0050584C" w:rsidRPr="00E93E71" w14:paraId="1A731B1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C0C4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8B4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26E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54.47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62FC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032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52.85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2B8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BD7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ycf68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2662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60.34067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9DC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-0.659331735</w:t>
            </w:r>
          </w:p>
        </w:tc>
      </w:tr>
      <w:tr w:rsidR="0050584C" w:rsidRPr="00E93E71" w14:paraId="171085A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29E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Rhododendron_ovatum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935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D02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54.47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263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BC6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52.85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947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3BA3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ycf68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884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60.34067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C70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-0.659331735</w:t>
            </w:r>
          </w:p>
        </w:tc>
      </w:tr>
      <w:tr w:rsidR="0050584C" w:rsidRPr="00E93E71" w14:paraId="0ADE841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4F4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389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AAD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CF2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90E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30.22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F0C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49.968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563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accD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B95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52.45355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FEF3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2.485546387</w:t>
            </w:r>
          </w:p>
        </w:tc>
      </w:tr>
      <w:tr w:rsidR="0050584C" w:rsidRPr="00E93E71" w14:paraId="6A953C3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D09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E28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40.03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C1B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54.33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E03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5C0E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34D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44.396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A326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A22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49.09282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8FC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4.696823297</w:t>
            </w:r>
          </w:p>
        </w:tc>
      </w:tr>
      <w:tr w:rsidR="0050584C" w:rsidRPr="00E93E71" w14:paraId="4A29294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434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DB15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79A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56.31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8449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EA2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CEC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46.197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926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720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50.62483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362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4.427831035</w:t>
            </w:r>
          </w:p>
        </w:tc>
      </w:tr>
      <w:tr w:rsidR="0050584C" w:rsidRPr="00E93E71" w14:paraId="2104548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118A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C92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055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F80A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6A9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B48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45.286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271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D8F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51.13328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A81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5.847280975</w:t>
            </w:r>
          </w:p>
        </w:tc>
      </w:tr>
      <w:tr w:rsidR="0050584C" w:rsidRPr="00E93E71" w14:paraId="24BB769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C5C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AB69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CC9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288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048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FDCF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44.695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768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370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54.64541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EC5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9.950410099</w:t>
            </w:r>
          </w:p>
        </w:tc>
      </w:tr>
      <w:tr w:rsidR="0050584C" w:rsidRPr="00E93E71" w14:paraId="53953E2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0AC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11F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D3E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60.98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474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E61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8AC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50.468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0EE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5C6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B25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-0.452839759</w:t>
            </w:r>
          </w:p>
        </w:tc>
      </w:tr>
      <w:tr w:rsidR="0050584C" w:rsidRPr="00E93E71" w14:paraId="3DB8139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DF7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9525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C71A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715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703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30.24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CC8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46.118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2EF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atpI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273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52.46747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72D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6.349467289</w:t>
            </w:r>
          </w:p>
        </w:tc>
      </w:tr>
      <w:tr w:rsidR="0050584C" w:rsidRPr="00E93E71" w14:paraId="059A95F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35A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4B41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3CF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88C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DC5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BC5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47.885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894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ccsA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52E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3886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2.556927074</w:t>
            </w:r>
          </w:p>
        </w:tc>
      </w:tr>
      <w:tr w:rsidR="0050584C" w:rsidRPr="00E93E71" w14:paraId="646EB4A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7707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D439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7CE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717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ECC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520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46.487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9C6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cemA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365A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54.34569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FEB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7.858694936</w:t>
            </w:r>
          </w:p>
        </w:tc>
      </w:tr>
      <w:tr w:rsidR="0050584C" w:rsidRPr="00E93E71" w14:paraId="4A4A4D2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4B0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C200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7F8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8117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329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23.17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36A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50.637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EF27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infA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9E9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47.26487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99D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-3.372130897</w:t>
            </w:r>
          </w:p>
        </w:tc>
      </w:tr>
      <w:tr w:rsidR="0050584C" w:rsidRPr="00E93E71" w14:paraId="6778BC7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E74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21B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32.61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3D2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34F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31.36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AA2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5C85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DEB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matK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4C6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50.44926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61B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3.129255793</w:t>
            </w:r>
          </w:p>
        </w:tc>
      </w:tr>
      <w:tr w:rsidR="0050584C" w:rsidRPr="00E93E71" w14:paraId="4F526A9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29C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F96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9E4E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3392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E75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4BD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41.855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7E9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42B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46.56416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B6E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4.709160136</w:t>
            </w:r>
          </w:p>
        </w:tc>
      </w:tr>
      <w:tr w:rsidR="0050584C" w:rsidRPr="00E93E71" w14:paraId="13F04A3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031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5AF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2291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41.38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AC9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05D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605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45.878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A12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737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53.29044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4D4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7.412439996</w:t>
            </w:r>
          </w:p>
        </w:tc>
      </w:tr>
      <w:tr w:rsidR="0050584C" w:rsidRPr="00E93E71" w14:paraId="6F443D7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5BF7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2A2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35.54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A2EA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D76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4AC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25A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57.129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FC8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D89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50.94509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E3D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-6.183913089</w:t>
            </w:r>
          </w:p>
        </w:tc>
      </w:tr>
      <w:tr w:rsidR="0050584C" w:rsidRPr="00E93E71" w14:paraId="3B8655D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750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2CC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99A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D0E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37.92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DE3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96CE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45.185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EEA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878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50.82888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425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5.643882101</w:t>
            </w:r>
          </w:p>
        </w:tc>
      </w:tr>
      <w:tr w:rsidR="0050584C" w:rsidRPr="00E93E71" w14:paraId="1FB505C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876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C1D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33.01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1A7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CED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2F2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77B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40.342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CB70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73A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48.28064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7D6C6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7.93864433</w:t>
            </w:r>
          </w:p>
        </w:tc>
      </w:tr>
      <w:tr w:rsidR="0050584C" w:rsidRPr="00E93E71" w14:paraId="48C21F1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AC8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84A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72B1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35.83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575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8E3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D75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059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951C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48.14464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BAD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5.100643957</w:t>
            </w:r>
          </w:p>
        </w:tc>
      </w:tr>
      <w:tr w:rsidR="0050584C" w:rsidRPr="00E93E71" w14:paraId="4E5A3BA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052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B11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23E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4D8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68F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EB97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B76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9550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47.15837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02D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-0.571628448</w:t>
            </w:r>
          </w:p>
        </w:tc>
      </w:tr>
      <w:tr w:rsidR="0050584C" w:rsidRPr="00E93E71" w14:paraId="3376222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AEA3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3C9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52D9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356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823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8CF8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49.275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31F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BCBE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48.93547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AB8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-0.339532528</w:t>
            </w:r>
          </w:p>
        </w:tc>
      </w:tr>
      <w:tr w:rsidR="0050584C" w:rsidRPr="00E93E71" w14:paraId="0FEA0AE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92F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C7C9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42C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FC8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E0C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037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48.052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CC72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049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51.16938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5DA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3.117379095</w:t>
            </w:r>
          </w:p>
        </w:tc>
      </w:tr>
      <w:tr w:rsidR="0050584C" w:rsidRPr="00E93E71" w14:paraId="42D37C3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035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6C3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A69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4C1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178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30.19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3E4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9A8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4091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52.43265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182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4.688653105</w:t>
            </w:r>
          </w:p>
        </w:tc>
      </w:tr>
      <w:tr w:rsidR="0050584C" w:rsidRPr="00E93E71" w14:paraId="35F4B94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114F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9EDA9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3D0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43.91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CEF6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578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256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49.309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73C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ndhK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6537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48.15976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1BE7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-1.149237014</w:t>
            </w:r>
          </w:p>
        </w:tc>
      </w:tr>
      <w:tr w:rsidR="0050584C" w:rsidRPr="00E93E71" w14:paraId="66474A8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43D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7A2B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260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57D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38.46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7B71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BB5F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51.586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5729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pafI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8F8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52.01187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A05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0.42586583</w:t>
            </w:r>
          </w:p>
        </w:tc>
      </w:tr>
      <w:tr w:rsidR="0050584C" w:rsidRPr="00E93E71" w14:paraId="021A6940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29B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BCB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38.38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DD9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9957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39.46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4F3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27.57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079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48.808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12F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pafII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887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50.55906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646F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1.751061663</w:t>
            </w:r>
          </w:p>
        </w:tc>
      </w:tr>
      <w:tr w:rsidR="0050584C" w:rsidRPr="00E93E71" w14:paraId="7F6086C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46A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42C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1CC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CD5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1A9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BD2D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88D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pbf1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AF11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53.54567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00F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7.525673867</w:t>
            </w:r>
          </w:p>
        </w:tc>
      </w:tr>
      <w:tr w:rsidR="0050584C" w:rsidRPr="00E93E71" w14:paraId="3CB2041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05A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582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963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A87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58D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09E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74B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D708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53.51894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74C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4.075936284</w:t>
            </w:r>
          </w:p>
        </w:tc>
      </w:tr>
      <w:tr w:rsidR="0050584C" w:rsidRPr="00E93E71" w14:paraId="66FF0C9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37A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168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9C9E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41E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5BB8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28.24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73D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44.175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99CB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DCC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51.04652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F786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6.87152209</w:t>
            </w:r>
          </w:p>
        </w:tc>
      </w:tr>
      <w:tr w:rsidR="0050584C" w:rsidRPr="00E93E71" w14:paraId="027FDA1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280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C70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544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884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091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22.36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924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44.702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F7ED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14B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46.64803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79F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1.946033365</w:t>
            </w:r>
          </w:p>
        </w:tc>
      </w:tr>
      <w:tr w:rsidR="0050584C" w:rsidRPr="00E93E71" w14:paraId="5AD319E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EE4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864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447D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4B0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28.95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89A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23.68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BF1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43.133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23C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petG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F5A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47.6523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DBF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4.519302359</w:t>
            </w:r>
          </w:p>
        </w:tc>
      </w:tr>
      <w:tr w:rsidR="0050584C" w:rsidRPr="00E93E71" w14:paraId="5A2E86A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64A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B118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234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65C8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8DB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6D2C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0BF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2A6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46.28191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DDC7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-9.218087523</w:t>
            </w:r>
          </w:p>
        </w:tc>
      </w:tr>
      <w:tr w:rsidR="0050584C" w:rsidRPr="00E93E71" w14:paraId="734EA70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079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E86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41.11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E41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51C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6C2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D339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30.698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568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petN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F8D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C53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21.602</w:t>
            </w:r>
          </w:p>
        </w:tc>
      </w:tr>
      <w:tr w:rsidR="0050584C" w:rsidRPr="00E93E71" w14:paraId="52CA256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A0E5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4B09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42.52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859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983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CA5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F18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50.515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C92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9C6E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53.98883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400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3.47383317</w:t>
            </w:r>
          </w:p>
        </w:tc>
      </w:tr>
      <w:tr w:rsidR="0050584C" w:rsidRPr="00E93E71" w14:paraId="69175A1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0A13A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08D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40.91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BFC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930C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42.99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193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31.29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8FA7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48.467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950F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3AC1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53.18895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D7C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4.721948718</w:t>
            </w:r>
          </w:p>
        </w:tc>
      </w:tr>
      <w:tr w:rsidR="0050584C" w:rsidRPr="00E93E71" w14:paraId="27A6BA1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E71E3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FB8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41.87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1B0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DD4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53.66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E59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26.83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FD1F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B5ED7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372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50.01516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6C0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-1.740839759</w:t>
            </w:r>
          </w:p>
        </w:tc>
      </w:tr>
      <w:tr w:rsidR="0050584C" w:rsidRPr="00E93E71" w14:paraId="0C446B9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DCB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775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A68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F814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D064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27.03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9DF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ADF5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3B1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50.16269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A190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8.519689698</w:t>
            </w:r>
          </w:p>
        </w:tc>
      </w:tr>
      <w:tr w:rsidR="0050584C" w:rsidRPr="00E93E71" w14:paraId="183DEC4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F66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7C76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535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0FB1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E637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29.79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AED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6763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psaJ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0E8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52.15273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F6FC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14.54273476</w:t>
            </w:r>
          </w:p>
        </w:tc>
      </w:tr>
      <w:tr w:rsidR="0050584C" w:rsidRPr="00E93E71" w14:paraId="5FFDAB9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D8E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81B42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824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49.44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F3DD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43.79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B517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54AAD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40.206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B3CF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FC74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52.65477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C8A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12.44876803</w:t>
            </w:r>
          </w:p>
        </w:tc>
      </w:tr>
      <w:tr w:rsidR="0050584C" w:rsidRPr="00E93E71" w14:paraId="37FFB61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D30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E4E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44.14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4B3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444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B2C0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31.63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354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48.625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861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922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53.4184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FF7A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4.793397798</w:t>
            </w:r>
          </w:p>
        </w:tc>
      </w:tr>
      <w:tr w:rsidR="0050584C" w:rsidRPr="00E93E71" w14:paraId="51C1F23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8853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B5D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44.37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DC6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BF2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327D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D4B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45.957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B2F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psbC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B0C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53.55903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B87B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7.602031092</w:t>
            </w:r>
          </w:p>
        </w:tc>
      </w:tr>
      <w:tr w:rsidR="0050584C" w:rsidRPr="00E93E71" w14:paraId="6DAF46A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6CC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309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42.47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CD50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51.98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5196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CBCD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D15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45.766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4F7B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psbD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FFB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53.79812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222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8.032122179</w:t>
            </w:r>
          </w:p>
        </w:tc>
      </w:tr>
      <w:tr w:rsidR="0050584C" w:rsidRPr="00E93E71" w14:paraId="1262842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732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C99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2261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6B473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72E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CD3C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4939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psbE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EC0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8F4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9.411211875</w:t>
            </w:r>
          </w:p>
        </w:tc>
      </w:tr>
      <w:tr w:rsidR="0050584C" w:rsidRPr="00E93E71" w14:paraId="11494858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59A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A3A7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194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B46E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ECC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ACF6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491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psbF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AFA2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F4C57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4.65</w:t>
            </w:r>
          </w:p>
        </w:tc>
      </w:tr>
      <w:tr w:rsidR="0050584C" w:rsidRPr="00E93E71" w14:paraId="737C56C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91C1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709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F871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4F11D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C48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28.38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D4A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A68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psbH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E40C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51.14772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F74E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9.50072388</w:t>
            </w:r>
          </w:p>
        </w:tc>
      </w:tr>
      <w:tr w:rsidR="0050584C" w:rsidRPr="00E93E71" w14:paraId="2A62302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9B22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4AC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F7F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54.05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156C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BB1D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24.32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1735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25.494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3D2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psbI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34A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48.13708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A328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22.64308372</w:t>
            </w:r>
          </w:p>
        </w:tc>
      </w:tr>
      <w:tr w:rsidR="0050584C" w:rsidRPr="00E93E71" w14:paraId="05B1184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DDE13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1508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EAEF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46.34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E076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48.78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252A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29.27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ED6C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35.964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2B4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psbJ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04B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51.78527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D60A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15.82126637</w:t>
            </w:r>
          </w:p>
        </w:tc>
      </w:tr>
      <w:tr w:rsidR="0050584C" w:rsidRPr="00E93E71" w14:paraId="6230DB1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FDCF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410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636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A617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DE8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33.87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295A2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50.008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5A1B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psbK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94E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54.87156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45D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4.863564832</w:t>
            </w:r>
          </w:p>
        </w:tc>
      </w:tr>
      <w:tr w:rsidR="0050584C" w:rsidRPr="00E93E71" w14:paraId="76747E3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52B9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93E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32.48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DDA6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49BD9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B27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96F6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52.793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304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4676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56.08638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FC4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3.293383551</w:t>
            </w:r>
          </w:p>
        </w:tc>
      </w:tr>
      <w:tr w:rsidR="0050584C" w:rsidRPr="00E93E71" w14:paraId="7E7129D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1B7F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FD7B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29.52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F14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3A07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ECC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17.14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9F35E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E3B9A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psbM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63A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42.67669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2CD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-4.323313026</w:t>
            </w:r>
          </w:p>
        </w:tc>
      </w:tr>
      <w:tr w:rsidR="0050584C" w:rsidRPr="00E93E71" w14:paraId="03157F36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E4B8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39B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34.26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F394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4B87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30.56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47BF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3FC4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56.893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147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psbT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C0C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54.53121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8A3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-2.361788125</w:t>
            </w:r>
          </w:p>
        </w:tc>
      </w:tr>
      <w:tr w:rsidR="0050584C" w:rsidRPr="00E93E71" w14:paraId="40EBE475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BDF2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7B90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51E07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DF5E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048C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26.98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415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46.925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EB7A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psbZ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7240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50.12584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DE15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3.200842687</w:t>
            </w:r>
          </w:p>
        </w:tc>
      </w:tr>
      <w:tr w:rsidR="0050584C" w:rsidRPr="00E93E71" w14:paraId="3CF2A65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83A3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F18E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43.49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BB2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58.4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F355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1D3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28.78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47B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6DE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rbcL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0EA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51.43554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5DF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4.088537557</w:t>
            </w:r>
          </w:p>
        </w:tc>
      </w:tr>
      <w:tr w:rsidR="0050584C" w:rsidRPr="00E93E71" w14:paraId="54830B3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531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A4FA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42.29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2383E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777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FF5F4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30.22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F63B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668C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5DB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52.45355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54A6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2.004546387</w:t>
            </w:r>
          </w:p>
        </w:tc>
      </w:tr>
      <w:tr w:rsidR="0050584C" w:rsidRPr="00E93E71" w14:paraId="091B4D9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2C5C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A39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39.6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F587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147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3D4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26.32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86F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48.262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9D5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3D4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49.63733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F78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1.375327271</w:t>
            </w:r>
          </w:p>
        </w:tc>
      </w:tr>
      <w:tr w:rsidR="0050584C" w:rsidRPr="00E93E71" w14:paraId="2330176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BD55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5769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3CAB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571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0283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28.07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3DB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FC5C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rpl20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351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50.92332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AC90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7.923320953</w:t>
            </w:r>
          </w:p>
        </w:tc>
      </w:tr>
      <w:tr w:rsidR="0050584C" w:rsidRPr="00E93E71" w14:paraId="1113AB3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DA3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284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33.55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44D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E09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38.06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B09A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23.87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E92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41.498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3A1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C78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47.7964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49EF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6.298401515</w:t>
            </w:r>
          </w:p>
        </w:tc>
      </w:tr>
      <w:tr w:rsidR="0050584C" w:rsidRPr="00E93E71" w14:paraId="68247F9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9B76D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B734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2E5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40.62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9B6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34.38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30E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5C1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50.734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5A47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rpl23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E9CE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555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-2.084</w:t>
            </w:r>
          </w:p>
        </w:tc>
      </w:tr>
      <w:tr w:rsidR="0050584C" w:rsidRPr="00E93E71" w14:paraId="7D35465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EDFA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7CF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35.78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8CC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35.29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9DDD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12B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23.53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4E02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47.675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766C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F6F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47.53844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502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-0.136556515</w:t>
            </w:r>
          </w:p>
        </w:tc>
      </w:tr>
      <w:tr w:rsidR="0050584C" w:rsidRPr="00E93E71" w14:paraId="7ED5EA0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77A2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6E7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A709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1D7FE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1B1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36.99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4344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52.088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67DC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7524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56.69207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835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4.604069653</w:t>
            </w:r>
          </w:p>
        </w:tc>
      </w:tr>
      <w:tr w:rsidR="0050584C" w:rsidRPr="00E93E71" w14:paraId="3CBE43D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094A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3401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F0E4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39.47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34B5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D9C7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21.05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8A8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31.625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E2DE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rpl36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12CD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45.64835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5A140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14.02335129</w:t>
            </w:r>
          </w:p>
        </w:tc>
      </w:tr>
      <w:tr w:rsidR="0050584C" w:rsidRPr="00E93E71" w14:paraId="4849FA2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CF1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E6C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34.98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8B9F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44.11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6B44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36.12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FFA9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24.71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E308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42.861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49710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rpoA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30C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48.43156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583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5.570561184</w:t>
            </w:r>
          </w:p>
        </w:tc>
      </w:tr>
      <w:tr w:rsidR="0050584C" w:rsidRPr="00E93E71" w14:paraId="1A5CFFC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DEC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9B7C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BB7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48.17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835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6A5A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28.54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E50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FEFE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rpoB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69CA2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51.26309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E2B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3.263090358</w:t>
            </w:r>
          </w:p>
        </w:tc>
      </w:tr>
      <w:tr w:rsidR="0050584C" w:rsidRPr="00E93E71" w14:paraId="772170E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C6C6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764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21F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C51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6DC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E454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48.247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E1A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3D3F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50.44193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7A3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2.194927074</w:t>
            </w:r>
          </w:p>
        </w:tc>
      </w:tr>
      <w:tr w:rsidR="0050584C" w:rsidRPr="00E93E71" w14:paraId="03580C7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5800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D36E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6F21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45.15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C0B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42AF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28.67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0F2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49.539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E031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rpoC2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AA5C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51.35659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05FA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1.81759038</w:t>
            </w:r>
          </w:p>
        </w:tc>
      </w:tr>
      <w:tr w:rsidR="0050584C" w:rsidRPr="00E93E71" w14:paraId="0512C00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1F47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D24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CA2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41.77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3B12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40.51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F90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4004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50.514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8BB8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E5B5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52.272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390B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1.758001449</w:t>
            </w:r>
          </w:p>
        </w:tc>
      </w:tr>
      <w:tr w:rsidR="0050584C" w:rsidRPr="00E93E71" w14:paraId="76656AE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5D8B5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71D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34.89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5374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44.92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6F25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ADE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69C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49.019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EF0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DC383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50B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-0.369</w:t>
            </w:r>
          </w:p>
        </w:tc>
      </w:tr>
      <w:tr w:rsidR="0050584C" w:rsidRPr="00E93E71" w14:paraId="4788774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30B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A919F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34.14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68FD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92D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30.91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FC3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25.45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575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48.905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B691D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rpS3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5018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48.98795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8628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0.08295253</w:t>
            </w:r>
          </w:p>
        </w:tc>
      </w:tr>
      <w:tr w:rsidR="0050584C" w:rsidRPr="00E93E71" w14:paraId="139F44A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505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9CB7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36.84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8EBF9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46.89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7C76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38.76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9E7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24.88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8C9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47.043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F0F0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F62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48.55967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DB001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1.51666973</w:t>
            </w:r>
          </w:p>
        </w:tc>
      </w:tr>
      <w:tr w:rsidR="0050584C" w:rsidRPr="00E93E71" w14:paraId="2CA80B4C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898E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E832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39.74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B241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4A93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DD1B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25.64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4499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46.54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882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rps7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880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49.13024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A5472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2.590244317</w:t>
            </w:r>
          </w:p>
        </w:tc>
      </w:tr>
      <w:tr w:rsidR="0050584C" w:rsidRPr="00E93E71" w14:paraId="20B48CB1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631C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1ABD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34.09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92DB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39.85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BAC50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677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23.31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742D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44.244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BA96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F1E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47.37131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7A9A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3.127308681</w:t>
            </w:r>
          </w:p>
        </w:tc>
      </w:tr>
      <w:tr w:rsidR="0050584C" w:rsidRPr="00E93E71" w14:paraId="58B0C1F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86230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B0E1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41.25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7C7C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794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53.96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40F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21.58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75648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51.754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F1D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B3F5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46.05296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9182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-5.701044933</w:t>
            </w:r>
          </w:p>
        </w:tc>
      </w:tr>
      <w:tr w:rsidR="0050584C" w:rsidRPr="00E93E71" w14:paraId="1EAF1BC7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E489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02DE1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0EABA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D538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46.77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DA651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27.42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6517A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44.217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8EB3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3468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50.44926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5D52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6.232255793</w:t>
            </w:r>
          </w:p>
        </w:tc>
      </w:tr>
      <w:tr w:rsidR="0050584C" w:rsidRPr="00E93E71" w14:paraId="4324AA7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9564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F58A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43.23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F8D25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47.52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B0F8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48.51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E99E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33.66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E3558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42.883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4629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rps14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66F0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54.74001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E404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11.85700823</w:t>
            </w:r>
          </w:p>
        </w:tc>
      </w:tr>
      <w:tr w:rsidR="0050584C" w:rsidRPr="00E93E71" w14:paraId="449C83A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BE2A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227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33.33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14BE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43.01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0ACF5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29.03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1FD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27.96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3355B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46.014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6CA4B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92DF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50.84342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5633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4.829423716</w:t>
            </w:r>
          </w:p>
        </w:tc>
      </w:tr>
      <w:tr w:rsidR="0050584C" w:rsidRPr="00E93E71" w14:paraId="4719BD8B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72B65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A154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34.85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001D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51.14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72766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31.82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5588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21.59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34B8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48.645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C645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rps16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6EB55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46.06059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E7A6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-2.584411915</w:t>
            </w:r>
          </w:p>
        </w:tc>
      </w:tr>
      <w:tr w:rsidR="0050584C" w:rsidRPr="00E93E71" w14:paraId="113E8CFA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89635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43B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32.74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0CB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32.74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B40B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DED0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23.89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2C8B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37.451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B68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rps18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3A5F0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47.81156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5D317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10.36056151</w:t>
            </w:r>
          </w:p>
        </w:tc>
      </w:tr>
      <w:tr w:rsidR="0050584C" w:rsidRPr="00E93E71" w14:paraId="1A17D1B3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30CE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257E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33.95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300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41.67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74C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35.19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F0F3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79922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50.818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A734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496D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48.65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CD86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-2.168</w:t>
            </w:r>
          </w:p>
        </w:tc>
      </w:tr>
      <w:tr w:rsidR="0050584C" w:rsidRPr="00E93E71" w14:paraId="5BE65F3D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47C6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5FE2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35.68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3B32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43.66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5C8D4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36.62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39EE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26.76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4B94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52.033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5723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rps19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BD7D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49.96344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4127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-2.069562866</w:t>
            </w:r>
          </w:p>
        </w:tc>
      </w:tr>
      <w:tr w:rsidR="0050584C" w:rsidRPr="00E93E71" w14:paraId="028D816E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07D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3A94C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36.55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9650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37.75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55071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32.93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D155A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38.96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9196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55.311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05A1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ycf1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4BE2F7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57.69339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EFE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2.382394039</w:t>
            </w:r>
          </w:p>
        </w:tc>
      </w:tr>
      <w:tr w:rsidR="0050584C" w:rsidRPr="00E93E71" w14:paraId="35BBCDA4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AB042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9E4B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36.22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82DF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35.43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74F9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36.22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55ED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37.01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74828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F300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ycf2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374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56.70285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5F10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-4.297145754</w:t>
            </w:r>
          </w:p>
        </w:tc>
      </w:tr>
      <w:tr w:rsidR="0050584C" w:rsidRPr="00E93E71" w14:paraId="1EA4D3F9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CE659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D88AC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38.61</w:t>
            </w:r>
          </w:p>
        </w:tc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10BFF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41.58</w:t>
            </w:r>
          </w:p>
        </w:tc>
        <w:tc>
          <w:tcPr>
            <w:tcW w:w="57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60EF3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39.6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86DE6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34.65</w:t>
            </w: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CE06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61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2AA791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Ycf15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B23C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55.35089</w:t>
            </w:r>
          </w:p>
        </w:tc>
        <w:tc>
          <w:tcPr>
            <w:tcW w:w="5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8EC7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-5.649110688</w:t>
            </w:r>
          </w:p>
        </w:tc>
      </w:tr>
      <w:tr w:rsidR="0050584C" w:rsidRPr="00E93E71" w14:paraId="513422D2" w14:textId="77777777" w:rsidTr="00050486">
        <w:trPr>
          <w:trHeight w:val="280"/>
        </w:trPr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64AE28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Rhododendron_ripense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79FEF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51.2</w:t>
            </w:r>
          </w:p>
        </w:tc>
        <w:tc>
          <w:tcPr>
            <w:tcW w:w="65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35FED4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50.4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7DC2FD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48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AE31B0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55.2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B4F53E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61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31303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i/>
                <w:iCs/>
                <w:sz w:val="22"/>
                <w:lang w:eastAsia="zh-CN"/>
              </w:rPr>
            </w:pPr>
            <w:r w:rsidRPr="00E93E71">
              <w:rPr>
                <w:rFonts w:eastAsia="等线" w:cs="Times New Roman"/>
                <w:i/>
                <w:iCs/>
                <w:sz w:val="22"/>
                <w:lang w:eastAsia="zh-CN"/>
              </w:rPr>
              <w:t>ycf68</w:t>
            </w:r>
          </w:p>
        </w:tc>
        <w:tc>
          <w:tcPr>
            <w:tcW w:w="36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13FFB5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59.93138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45860B" w14:textId="77777777" w:rsidR="006E0A49" w:rsidRPr="00E93E71" w:rsidRDefault="006E0A49" w:rsidP="0050584C">
            <w:pPr>
              <w:spacing w:before="0" w:after="0"/>
              <w:jc w:val="center"/>
              <w:rPr>
                <w:rFonts w:eastAsia="等线" w:cs="Times New Roman"/>
                <w:sz w:val="22"/>
                <w:lang w:eastAsia="zh-CN"/>
              </w:rPr>
            </w:pPr>
            <w:r w:rsidRPr="00E93E71">
              <w:rPr>
                <w:rFonts w:eastAsia="等线" w:cs="Times New Roman"/>
                <w:sz w:val="22"/>
                <w:lang w:eastAsia="zh-CN"/>
              </w:rPr>
              <w:t>-1.068615424</w:t>
            </w:r>
          </w:p>
        </w:tc>
      </w:tr>
    </w:tbl>
    <w:p w14:paraId="75D577CC" w14:textId="77777777" w:rsidR="0051004A" w:rsidRPr="00E93E71" w:rsidRDefault="0051004A" w:rsidP="007C1077">
      <w:pPr>
        <w:spacing w:before="0" w:afterLines="50" w:after="120"/>
        <w:rPr>
          <w:lang w:bidi="ar"/>
        </w:rPr>
      </w:pPr>
    </w:p>
    <w:p w14:paraId="7DEF1871" w14:textId="77777777" w:rsidR="00B31D69" w:rsidRPr="00E93E71" w:rsidRDefault="00B31D69" w:rsidP="00E67DAB">
      <w:pPr>
        <w:rPr>
          <w:sz w:val="22"/>
          <w:lang w:bidi="ar"/>
        </w:rPr>
        <w:sectPr w:rsidR="00B31D69" w:rsidRPr="00E93E71" w:rsidSect="00A26151">
          <w:pgSz w:w="12240" w:h="15840"/>
          <w:pgMar w:top="1138" w:right="1181" w:bottom="1138" w:left="1282" w:header="720" w:footer="720" w:gutter="0"/>
          <w:cols w:space="720"/>
          <w:titlePg/>
          <w:docGrid w:linePitch="360"/>
        </w:sectPr>
      </w:pPr>
    </w:p>
    <w:p w14:paraId="6D61AB44" w14:textId="1F053782" w:rsidR="00E67DAB" w:rsidRPr="00E93E71" w:rsidRDefault="00A26151" w:rsidP="00E67DAB">
      <w:pPr>
        <w:rPr>
          <w:sz w:val="22"/>
          <w:lang w:bidi="ar"/>
        </w:rPr>
      </w:pPr>
      <w:r w:rsidRPr="00E93E71">
        <w:rPr>
          <w:rFonts w:cs="Times New Roman"/>
          <w:b/>
          <w:szCs w:val="24"/>
        </w:rPr>
        <w:t>Supplementary Table 1</w:t>
      </w:r>
      <w:r w:rsidR="00B945C9" w:rsidRPr="00E93E71">
        <w:rPr>
          <w:rFonts w:cs="Times New Roman"/>
          <w:b/>
          <w:szCs w:val="24"/>
        </w:rPr>
        <w:t>5</w:t>
      </w:r>
      <w:r w:rsidRPr="00E93E71">
        <w:rPr>
          <w:rFonts w:cs="Times New Roman"/>
          <w:b/>
          <w:szCs w:val="24"/>
        </w:rPr>
        <w:t>.</w:t>
      </w:r>
      <w:r w:rsidR="00E67DAB" w:rsidRPr="00E93E71">
        <w:rPr>
          <w:szCs w:val="24"/>
          <w:lang w:bidi="ar"/>
        </w:rPr>
        <w:t xml:space="preserve"> Plot of ENC of genes in </w:t>
      </w:r>
      <w:del w:id="4" w:author="shen 建双" w:date="2022-07-31T15:51:00Z">
        <w:r w:rsidR="00E67DAB" w:rsidRPr="00E93E71" w:rsidDel="00B6299F">
          <w:rPr>
            <w:szCs w:val="24"/>
            <w:lang w:bidi="ar"/>
          </w:rPr>
          <w:delText xml:space="preserve">12 </w:delText>
        </w:r>
      </w:del>
      <w:ins w:id="5" w:author="shen 建双" w:date="2022-07-31T15:51:00Z">
        <w:r w:rsidR="00B6299F" w:rsidRPr="00E93E71">
          <w:rPr>
            <w:szCs w:val="24"/>
            <w:lang w:bidi="ar"/>
          </w:rPr>
          <w:t xml:space="preserve">15 </w:t>
        </w:r>
      </w:ins>
      <w:r w:rsidR="00E67DAB" w:rsidRPr="00E93E71">
        <w:rPr>
          <w:i/>
          <w:iCs/>
          <w:szCs w:val="24"/>
          <w:lang w:bidi="ar"/>
        </w:rPr>
        <w:t xml:space="preserve">Rhododendron </w:t>
      </w:r>
      <w:r w:rsidR="00E67DAB" w:rsidRPr="00E93E71">
        <w:rPr>
          <w:szCs w:val="24"/>
          <w:lang w:bidi="ar"/>
        </w:rPr>
        <w:t>species chloroplast genomes</w:t>
      </w:r>
    </w:p>
    <w:tbl>
      <w:tblPr>
        <w:tblW w:w="5139" w:type="pct"/>
        <w:tblLayout w:type="fixed"/>
        <w:tblLook w:val="04A0" w:firstRow="1" w:lastRow="0" w:firstColumn="1" w:lastColumn="0" w:noHBand="0" w:noVBand="1"/>
      </w:tblPr>
      <w:tblGrid>
        <w:gridCol w:w="1050"/>
        <w:gridCol w:w="953"/>
        <w:gridCol w:w="1358"/>
        <w:gridCol w:w="1221"/>
        <w:gridCol w:w="675"/>
        <w:gridCol w:w="2309"/>
        <w:gridCol w:w="268"/>
        <w:gridCol w:w="678"/>
        <w:gridCol w:w="5429"/>
      </w:tblGrid>
      <w:tr w:rsidR="00E67DAB" w:rsidRPr="00E93E71" w14:paraId="67D19F9A" w14:textId="77777777" w:rsidTr="00F77001">
        <w:trPr>
          <w:trHeight w:val="308"/>
        </w:trPr>
        <w:tc>
          <w:tcPr>
            <w:tcW w:w="377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403BBF6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Subgenus</w:t>
            </w:r>
          </w:p>
        </w:tc>
        <w:tc>
          <w:tcPr>
            <w:tcW w:w="342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E4EC41A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Section</w:t>
            </w:r>
          </w:p>
        </w:tc>
        <w:tc>
          <w:tcPr>
            <w:tcW w:w="487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EC5FD7A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Species</w:t>
            </w:r>
          </w:p>
        </w:tc>
        <w:tc>
          <w:tcPr>
            <w:tcW w:w="438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C99F79A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Genebank number</w:t>
            </w:r>
          </w:p>
        </w:tc>
        <w:tc>
          <w:tcPr>
            <w:tcW w:w="3357" w:type="pct"/>
            <w:gridSpan w:val="5"/>
            <w:tcBorders>
              <w:top w:val="single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BCB752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ENC plot analysis</w:t>
            </w:r>
          </w:p>
        </w:tc>
      </w:tr>
      <w:tr w:rsidR="00E67DAB" w:rsidRPr="00E93E71" w14:paraId="093490DE" w14:textId="77777777" w:rsidTr="00F77001">
        <w:trPr>
          <w:trHeight w:val="357"/>
        </w:trPr>
        <w:tc>
          <w:tcPr>
            <w:tcW w:w="377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FE4B67A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342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43956DD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487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6C62F89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438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C1A46AD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1070" w:type="pct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16459F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 xml:space="preserve"> ENC values of gene on or above standard curve line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9B862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 xml:space="preserve">　</w:t>
            </w:r>
          </w:p>
        </w:tc>
        <w:tc>
          <w:tcPr>
            <w:tcW w:w="2190" w:type="pct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A3565B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 xml:space="preserve"> ENC values of gene below standard curve line</w:t>
            </w:r>
          </w:p>
        </w:tc>
      </w:tr>
      <w:tr w:rsidR="00E67DAB" w:rsidRPr="00E93E71" w14:paraId="2BB638BB" w14:textId="77777777" w:rsidTr="00F77001">
        <w:trPr>
          <w:trHeight w:val="407"/>
        </w:trPr>
        <w:tc>
          <w:tcPr>
            <w:tcW w:w="377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0A643C7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342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5830CCC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487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F8ED057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438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4DB7877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A9456B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Gene number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D9120F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Gene list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968A6A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</w:p>
        </w:tc>
        <w:tc>
          <w:tcPr>
            <w:tcW w:w="243" w:type="pct"/>
            <w:tcBorders>
              <w:top w:val="dotted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8CA7E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Gene number</w:t>
            </w:r>
          </w:p>
        </w:tc>
        <w:tc>
          <w:tcPr>
            <w:tcW w:w="1947" w:type="pct"/>
            <w:tcBorders>
              <w:top w:val="dotted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8D1046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Gene list</w:t>
            </w:r>
          </w:p>
        </w:tc>
      </w:tr>
      <w:tr w:rsidR="00E67DAB" w:rsidRPr="00E93E71" w14:paraId="0353E793" w14:textId="77777777" w:rsidTr="00F77001">
        <w:trPr>
          <w:trHeight w:val="728"/>
        </w:trPr>
        <w:tc>
          <w:tcPr>
            <w:tcW w:w="377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B159C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Tsutsusi (G.Don) Pojarkova</w:t>
            </w:r>
          </w:p>
        </w:tc>
        <w:tc>
          <w:tcPr>
            <w:tcW w:w="342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8B393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Tsutsusi</w:t>
            </w:r>
          </w:p>
        </w:tc>
        <w:tc>
          <w:tcPr>
            <w:tcW w:w="4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DE732" w14:textId="171848D5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R.</w:t>
            </w:r>
            <w:r w:rsidR="005D46EE" w:rsidRPr="00E93E71">
              <w:rPr>
                <w:rFonts w:eastAsia="等线"/>
                <w:i/>
                <w:iCs/>
                <w:sz w:val="13"/>
                <w:szCs w:val="13"/>
              </w:rPr>
              <w:t xml:space="preserve"> ×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 xml:space="preserve"> pulchrum</w:t>
            </w:r>
          </w:p>
        </w:tc>
        <w:tc>
          <w:tcPr>
            <w:tcW w:w="4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B2602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MN182619.2</w:t>
            </w:r>
          </w:p>
        </w:tc>
        <w:tc>
          <w:tcPr>
            <w:tcW w:w="2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DE116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18</w:t>
            </w:r>
          </w:p>
        </w:tc>
        <w:tc>
          <w:tcPr>
            <w:tcW w:w="8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40D1F9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atpH, infA, ndhC, ndhG, ndhH, ndhK, petL, psaC, psbM, psbT, rpl23, rpl32, rps11, rps16, rps19, rps3, Ycf15, ycf68</w:t>
            </w:r>
          </w:p>
        </w:tc>
        <w:tc>
          <w:tcPr>
            <w:tcW w:w="9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C41427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 xml:space="preserve">　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5D5B6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62</w:t>
            </w:r>
          </w:p>
        </w:tc>
        <w:tc>
          <w:tcPr>
            <w:tcW w:w="19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249423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accD, atpA, atpB, atpE, atpI, ccsA, cemA, matK, ndhA, ndhB, ndhD, ndhE, ndhF, ndhI, ndhJ, pafI, pafII, pbf1, petA, petB, petD, petG, petN, psaA, psaB, psaI, psaJ, psbA, psbB, psbC, psbD, psbE, psbF, psbH, psbI, psbJ, psbK, psbL, psbZ, rbcL, rpl14, rpl16, rpl2, rpl20, rpl22, rpl33, rpl36, rpoA, rpoB, rpoC1, rpoC2, rps12, rps14, rps15, rps18, rps2, rpS3, rps4, rps7, rps8, ycf1</w:t>
            </w:r>
          </w:p>
        </w:tc>
      </w:tr>
      <w:tr w:rsidR="0003275C" w:rsidRPr="00E93E71" w14:paraId="70F34C3C" w14:textId="77777777" w:rsidTr="00F77001">
        <w:trPr>
          <w:trHeight w:val="728"/>
        </w:trPr>
        <w:tc>
          <w:tcPr>
            <w:tcW w:w="377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933A98" w14:textId="77777777" w:rsidR="0003275C" w:rsidRPr="00E93E71" w:rsidRDefault="0003275C" w:rsidP="007E6F7E">
            <w:pPr>
              <w:jc w:val="center"/>
              <w:rPr>
                <w:rFonts w:eastAsia="等线"/>
                <w:sz w:val="13"/>
                <w:szCs w:val="13"/>
              </w:rPr>
            </w:pPr>
          </w:p>
        </w:tc>
        <w:tc>
          <w:tcPr>
            <w:tcW w:w="342" w:type="pct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3BE5A2" w14:textId="77777777" w:rsidR="0003275C" w:rsidRPr="00E93E71" w:rsidRDefault="0003275C" w:rsidP="007E6F7E">
            <w:pPr>
              <w:jc w:val="center"/>
              <w:rPr>
                <w:rFonts w:eastAsia="等线"/>
                <w:sz w:val="13"/>
                <w:szCs w:val="13"/>
              </w:rPr>
            </w:pPr>
          </w:p>
        </w:tc>
        <w:tc>
          <w:tcPr>
            <w:tcW w:w="4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E560FA" w14:textId="6175DCC8" w:rsidR="0003275C" w:rsidRPr="00E93E71" w:rsidRDefault="0091733C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R. ripense</w:t>
            </w:r>
          </w:p>
        </w:tc>
        <w:tc>
          <w:tcPr>
            <w:tcW w:w="4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C62A97" w14:textId="7A0E8E34" w:rsidR="0003275C" w:rsidRPr="00E93E71" w:rsidRDefault="00797FB4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DRR298903-DRR298907</w:t>
            </w:r>
          </w:p>
        </w:tc>
        <w:tc>
          <w:tcPr>
            <w:tcW w:w="2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5CBF8B" w14:textId="24A52CF4" w:rsidR="0003275C" w:rsidRPr="00E93E71" w:rsidRDefault="00754E36" w:rsidP="007E6F7E">
            <w:pPr>
              <w:jc w:val="center"/>
              <w:rPr>
                <w:rFonts w:eastAsia="等线"/>
                <w:sz w:val="13"/>
                <w:szCs w:val="13"/>
                <w:lang w:eastAsia="zh-CN"/>
              </w:rPr>
            </w:pPr>
            <w:r w:rsidRPr="00E93E71">
              <w:rPr>
                <w:rFonts w:eastAsia="等线" w:hint="eastAsia"/>
                <w:sz w:val="13"/>
                <w:szCs w:val="13"/>
                <w:lang w:eastAsia="zh-CN"/>
              </w:rPr>
              <w:t>1</w:t>
            </w:r>
            <w:r w:rsidRPr="00E93E71">
              <w:rPr>
                <w:rFonts w:eastAsia="等线"/>
                <w:sz w:val="13"/>
                <w:szCs w:val="13"/>
                <w:lang w:eastAsia="zh-CN"/>
              </w:rPr>
              <w:t>9</w:t>
            </w:r>
          </w:p>
        </w:tc>
        <w:tc>
          <w:tcPr>
            <w:tcW w:w="8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2D056C" w14:textId="1007CCDB" w:rsidR="0003275C" w:rsidRPr="00E93E71" w:rsidRDefault="00B35F50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atpH, infA, ndhC, ndhG, ndhH, ndhK, petL, psaC, psbM, psbT, rpl23, rpl32, rps11, rps16, rps19</w:t>
            </w:r>
            <w:r w:rsidR="00EB3D01" w:rsidRPr="00E93E71">
              <w:rPr>
                <w:rFonts w:eastAsia="等线"/>
                <w:i/>
                <w:iCs/>
                <w:sz w:val="13"/>
                <w:szCs w:val="13"/>
              </w:rPr>
              <w:t xml:space="preserve">, rps3, </w:t>
            </w:r>
            <w:r w:rsidR="00CA3B1B" w:rsidRPr="00E93E71">
              <w:rPr>
                <w:rFonts w:eastAsia="等线"/>
                <w:i/>
                <w:iCs/>
                <w:sz w:val="13"/>
                <w:szCs w:val="13"/>
              </w:rPr>
              <w:t xml:space="preserve">ycf2, </w:t>
            </w:r>
            <w:r w:rsidR="00EB3D01" w:rsidRPr="00E93E71">
              <w:rPr>
                <w:rFonts w:eastAsia="等线"/>
                <w:i/>
                <w:iCs/>
                <w:sz w:val="13"/>
                <w:szCs w:val="13"/>
              </w:rPr>
              <w:t>ycf15</w:t>
            </w:r>
            <w:r w:rsidR="0062026F" w:rsidRPr="00E93E71">
              <w:rPr>
                <w:rFonts w:eastAsia="等线"/>
                <w:i/>
                <w:iCs/>
                <w:sz w:val="13"/>
                <w:szCs w:val="13"/>
              </w:rPr>
              <w:t>, ycf68</w:t>
            </w:r>
          </w:p>
        </w:tc>
        <w:tc>
          <w:tcPr>
            <w:tcW w:w="9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35D67A" w14:textId="77777777" w:rsidR="0003275C" w:rsidRPr="00E93E71" w:rsidRDefault="0003275C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71E2C9" w14:textId="1D049050" w:rsidR="0003275C" w:rsidRPr="00E93E71" w:rsidRDefault="00995323" w:rsidP="007E6F7E">
            <w:pPr>
              <w:jc w:val="center"/>
              <w:rPr>
                <w:rFonts w:eastAsia="等线"/>
                <w:sz w:val="13"/>
                <w:szCs w:val="13"/>
                <w:lang w:eastAsia="zh-CN"/>
              </w:rPr>
            </w:pPr>
            <w:r w:rsidRPr="00E93E71">
              <w:rPr>
                <w:rFonts w:eastAsia="等线" w:hint="eastAsia"/>
                <w:sz w:val="13"/>
                <w:szCs w:val="13"/>
                <w:lang w:eastAsia="zh-CN"/>
              </w:rPr>
              <w:t>6</w:t>
            </w:r>
            <w:r w:rsidRPr="00E93E71">
              <w:rPr>
                <w:rFonts w:eastAsia="等线"/>
                <w:sz w:val="13"/>
                <w:szCs w:val="13"/>
                <w:lang w:eastAsia="zh-CN"/>
              </w:rPr>
              <w:t>1</w:t>
            </w:r>
          </w:p>
        </w:tc>
        <w:tc>
          <w:tcPr>
            <w:tcW w:w="19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15F209" w14:textId="0AC84BDD" w:rsidR="0003275C" w:rsidRPr="00E93E71" w:rsidRDefault="00995323" w:rsidP="00995323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accD, atpA, atpB, atpE, atpF, atpI, ccsA, cemA, matK, ndhA, ndhB, ndhD, ndhE, ndhF, ndhI, ndhJ, pafI, pafII, pbf1, petA, petB, petD, petG, petN, psaA, psaB, psaI, psaJ, sbA, psbB, psbC, psbD, psbE, psbF, psbH, psbI, psbJ, psbK, psbL, psbZ, rbcL, rpl14, rpl2, rpl20, rpl22, rpl33, rpl36, rpoA, rpoB, rpoC1, rpoC2, rps12, rps14, rps15, rps18, rps2, rp</w:t>
            </w:r>
            <w:r w:rsidR="00EA6BF0" w:rsidRPr="00E93E71">
              <w:rPr>
                <w:rFonts w:eastAsia="等线"/>
                <w:i/>
                <w:iCs/>
                <w:sz w:val="13"/>
                <w:szCs w:val="13"/>
              </w:rPr>
              <w:t>s</w:t>
            </w:r>
            <w:r w:rsidR="00B6209A" w:rsidRPr="00E93E71">
              <w:rPr>
                <w:rFonts w:eastAsia="等线"/>
                <w:i/>
                <w:iCs/>
                <w:sz w:val="13"/>
                <w:szCs w:val="13"/>
              </w:rPr>
              <w:t>3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 xml:space="preserve"> rps4, rps7, rps8, ycf1</w:t>
            </w:r>
          </w:p>
        </w:tc>
      </w:tr>
      <w:tr w:rsidR="00E67DAB" w:rsidRPr="00E93E71" w14:paraId="239E42BB" w14:textId="77777777" w:rsidTr="00F77001">
        <w:trPr>
          <w:trHeight w:val="766"/>
        </w:trPr>
        <w:tc>
          <w:tcPr>
            <w:tcW w:w="377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E7923F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342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E25C4D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4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B9F2F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R. simsii</w:t>
            </w:r>
          </w:p>
        </w:tc>
        <w:tc>
          <w:tcPr>
            <w:tcW w:w="4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6A42C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MT239364</w:t>
            </w:r>
          </w:p>
        </w:tc>
        <w:tc>
          <w:tcPr>
            <w:tcW w:w="2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4EB26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17</w:t>
            </w:r>
          </w:p>
        </w:tc>
        <w:tc>
          <w:tcPr>
            <w:tcW w:w="8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DDEF5E" w14:textId="688623DF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 xml:space="preserve">atpH, infA, ndhC, ndhG, ndhH, ndhK, petL, psaC, psbM, psbT, rpl23, rpl32, rps11, rps16, rps19, rps3, </w:t>
            </w:r>
            <w:r w:rsidR="00EB3D01" w:rsidRPr="00E93E71">
              <w:rPr>
                <w:rFonts w:eastAsia="等线"/>
                <w:i/>
                <w:iCs/>
                <w:sz w:val="13"/>
                <w:szCs w:val="13"/>
              </w:rPr>
              <w:t>y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cf15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34A577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CA889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63</w:t>
            </w:r>
          </w:p>
        </w:tc>
        <w:tc>
          <w:tcPr>
            <w:tcW w:w="19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9A7599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accD, atpA, atpB, atpE, atpI, ccsA, cemA, matK, ndhA, ndhB, ndhD, ndhE, ndhF, ndhI, ndhJ, pafI, pafII, pbf1, petA, petB, petD, petG, petN, psaA, psaB, psaI, psaJ, psbA, psbB, psbC, psbD, psbE, psbF, psbH, psbI, psbJ, psbK, psbL, psbZ, rbcL, rpl14, rpl16, rpl2, rpl20, rpl22, rpl33, rpl36, rpoA, rpoB, rpoC1, rpoC2, rps12, rps14, rps15, rps18, rps2, rpS3, rps4, rps7, rps8, ycf1, ycf68</w:t>
            </w:r>
          </w:p>
        </w:tc>
      </w:tr>
      <w:tr w:rsidR="00E67DAB" w:rsidRPr="00E93E71" w14:paraId="109559A7" w14:textId="77777777" w:rsidTr="00F77001">
        <w:trPr>
          <w:trHeight w:val="775"/>
        </w:trPr>
        <w:tc>
          <w:tcPr>
            <w:tcW w:w="377" w:type="pct"/>
            <w:vMerge w:val="restart"/>
            <w:tcBorders>
              <w:top w:val="dotDotDash" w:sz="8" w:space="0" w:color="auto"/>
              <w:left w:val="nil"/>
              <w:bottom w:val="dotDotDash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972B2BD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Hymenanthes (BL) K. Koch</w:t>
            </w:r>
          </w:p>
        </w:tc>
        <w:tc>
          <w:tcPr>
            <w:tcW w:w="342" w:type="pct"/>
            <w:vMerge w:val="restart"/>
            <w:tcBorders>
              <w:top w:val="dotDotDash" w:sz="8" w:space="0" w:color="auto"/>
              <w:left w:val="nil"/>
              <w:bottom w:val="dotDotDash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03FB5FC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Ponticum G. Don</w:t>
            </w:r>
          </w:p>
        </w:tc>
        <w:tc>
          <w:tcPr>
            <w:tcW w:w="487" w:type="pct"/>
            <w:tcBorders>
              <w:top w:val="dotDotDash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35364C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R. delavayi</w:t>
            </w:r>
          </w:p>
        </w:tc>
        <w:tc>
          <w:tcPr>
            <w:tcW w:w="438" w:type="pct"/>
            <w:tcBorders>
              <w:top w:val="dotDotDash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70F2D3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MN711645</w:t>
            </w:r>
          </w:p>
        </w:tc>
        <w:tc>
          <w:tcPr>
            <w:tcW w:w="242" w:type="pct"/>
            <w:tcBorders>
              <w:top w:val="dotDotDash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0742D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17</w:t>
            </w:r>
          </w:p>
        </w:tc>
        <w:tc>
          <w:tcPr>
            <w:tcW w:w="828" w:type="pct"/>
            <w:tcBorders>
              <w:top w:val="dotDotDash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15AEEC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atpH, infA, ndhC, ndhG, ndhH, ndhK, petL, psaC, psbM, psbT, rpl23, rpl32, rps11, rps15, rps16, rps3, ycf3</w:t>
            </w:r>
          </w:p>
        </w:tc>
        <w:tc>
          <w:tcPr>
            <w:tcW w:w="96" w:type="pct"/>
            <w:tcBorders>
              <w:top w:val="dotDotDash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E48600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 xml:space="preserve">　</w:t>
            </w:r>
          </w:p>
        </w:tc>
        <w:tc>
          <w:tcPr>
            <w:tcW w:w="243" w:type="pct"/>
            <w:tcBorders>
              <w:top w:val="dotDotDash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587E9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56</w:t>
            </w:r>
          </w:p>
        </w:tc>
        <w:tc>
          <w:tcPr>
            <w:tcW w:w="1947" w:type="pct"/>
            <w:tcBorders>
              <w:top w:val="dotDotDash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6BF4A5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accD, atpA, atpB, atpE, atpI, ccsA, cemA, matK, ndhA, ndhB, ndhD, ndhE, ndhF, ndhI, ndhJ, petA, petB, petD, petG, petN, psaA, psaB, psaI, psbA, psbB, psbC, psbD, psbE, psbF, psbH, psbI, psbJ, psbK, psbL, psbN, psbZ, rbcL, rpl14, rpl2, rpl20, rpl22, rpl33, rpl36, rpoA, rpoB, rpoC1, rpoC2, rps12, rps14, rps18, rps2, rps4, rps7, rps8, ycf4</w:t>
            </w:r>
          </w:p>
        </w:tc>
      </w:tr>
      <w:tr w:rsidR="00E67DAB" w:rsidRPr="00E93E71" w14:paraId="1B332AA5" w14:textId="77777777" w:rsidTr="00F77001">
        <w:trPr>
          <w:trHeight w:val="646"/>
        </w:trPr>
        <w:tc>
          <w:tcPr>
            <w:tcW w:w="377" w:type="pct"/>
            <w:vMerge/>
            <w:tcBorders>
              <w:top w:val="dotDotDash" w:sz="8" w:space="0" w:color="auto"/>
              <w:left w:val="nil"/>
              <w:bottom w:val="dotDotDash" w:sz="8" w:space="0" w:color="000000"/>
              <w:right w:val="nil"/>
            </w:tcBorders>
            <w:vAlign w:val="center"/>
            <w:hideMark/>
          </w:tcPr>
          <w:p w14:paraId="4C9D0ADF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342" w:type="pct"/>
            <w:vMerge/>
            <w:tcBorders>
              <w:top w:val="dotDotDash" w:sz="8" w:space="0" w:color="auto"/>
              <w:left w:val="nil"/>
              <w:bottom w:val="dotDotDash" w:sz="8" w:space="0" w:color="000000"/>
              <w:right w:val="nil"/>
            </w:tcBorders>
            <w:vAlign w:val="center"/>
            <w:hideMark/>
          </w:tcPr>
          <w:p w14:paraId="3FB6F77C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4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412E28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R. henanense</w:t>
            </w:r>
            <w:r w:rsidRPr="00E93E71">
              <w:rPr>
                <w:rFonts w:eastAsia="等线"/>
                <w:sz w:val="13"/>
                <w:szCs w:val="13"/>
              </w:rPr>
              <w:t xml:space="preserve"> subsp. Lingbaoense</w:t>
            </w:r>
          </w:p>
        </w:tc>
        <w:tc>
          <w:tcPr>
            <w:tcW w:w="4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493C5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MT239363</w:t>
            </w:r>
          </w:p>
        </w:tc>
        <w:tc>
          <w:tcPr>
            <w:tcW w:w="2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F59ADF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15</w:t>
            </w:r>
          </w:p>
        </w:tc>
        <w:tc>
          <w:tcPr>
            <w:tcW w:w="8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434098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atpH, ndhC, ndhG, ndhH, ndhK, petL, psaC, psbM, rpl23, rpl32, rps11, rps15, rps16, rps19, ycf3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11CA0E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155D2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56</w:t>
            </w:r>
          </w:p>
        </w:tc>
        <w:tc>
          <w:tcPr>
            <w:tcW w:w="19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C65837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atpA, atpB, atpE, atpF, atpI, ccsA, cemA, matK, ndhA, ndhB, ndhD, ndhE, ndhF, ndhI, ndhJ, petA, petB, petD, petG, petN, psaA, psaB, psaI, psaJ, psbA, psbB, psbC, psbD, psbE, psbF, psbJ, psbK, psbL, psbN, psbZ, rbcL, rpl14, rpl16, rpl2, rpl20, rpl22, rpl33, rpl36, rpoA, rpoB, rpoC1, rpoC2, rps12, rps14, rps18, rps2, rps3, rps4, rps7, rps8, ycf4</w:t>
            </w:r>
          </w:p>
        </w:tc>
      </w:tr>
      <w:tr w:rsidR="00E67DAB" w:rsidRPr="00E93E71" w14:paraId="47959EEC" w14:textId="77777777" w:rsidTr="00F77001">
        <w:trPr>
          <w:trHeight w:val="802"/>
        </w:trPr>
        <w:tc>
          <w:tcPr>
            <w:tcW w:w="377" w:type="pct"/>
            <w:vMerge/>
            <w:tcBorders>
              <w:top w:val="dotDotDash" w:sz="8" w:space="0" w:color="auto"/>
              <w:left w:val="nil"/>
              <w:bottom w:val="dotDotDash" w:sz="8" w:space="0" w:color="000000"/>
              <w:right w:val="nil"/>
            </w:tcBorders>
            <w:vAlign w:val="center"/>
            <w:hideMark/>
          </w:tcPr>
          <w:p w14:paraId="14F7CEBD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342" w:type="pct"/>
            <w:vMerge/>
            <w:tcBorders>
              <w:top w:val="dotDotDash" w:sz="8" w:space="0" w:color="auto"/>
              <w:left w:val="nil"/>
              <w:bottom w:val="dotDotDash" w:sz="8" w:space="0" w:color="000000"/>
              <w:right w:val="nil"/>
            </w:tcBorders>
            <w:vAlign w:val="center"/>
            <w:hideMark/>
          </w:tcPr>
          <w:p w14:paraId="01C2F77D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4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9D2D2F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Rhododendron delavayi</w:t>
            </w:r>
            <w:r w:rsidRPr="00E93E71">
              <w:rPr>
                <w:rFonts w:eastAsia="等线"/>
                <w:sz w:val="13"/>
                <w:szCs w:val="13"/>
              </w:rPr>
              <w:t xml:space="preserve"> var. delavayi</w:t>
            </w:r>
          </w:p>
        </w:tc>
        <w:tc>
          <w:tcPr>
            <w:tcW w:w="4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B3573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NC_047438</w:t>
            </w:r>
          </w:p>
        </w:tc>
        <w:tc>
          <w:tcPr>
            <w:tcW w:w="2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9E514B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13</w:t>
            </w:r>
          </w:p>
        </w:tc>
        <w:tc>
          <w:tcPr>
            <w:tcW w:w="8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A1A641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atpH, ndhC, ndhH, petL, psaC, psbM, psbT, rpl23, rpl32, rps11, rps15, rps19, ycf3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73D6B2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01E4A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55</w:t>
            </w:r>
          </w:p>
        </w:tc>
        <w:tc>
          <w:tcPr>
            <w:tcW w:w="19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96DC7E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atpA, atpB, atpE, atpI, cemA, lhbA, matK, ndhA, ndhB, ndhD, ndhE, ndhF, ndhI, ndhJ, petA, petB, petD, petG, petN, psaA, psaB, psaI, psaJ, psbA, psbB, psbC, psbD, psbE, psbF, psbJ, psbH, psbI, psbK, psbL, psbN, rbcL, rpl14, rpl16, rpl2, rpl22, rpl33, rpl36, rpoA, rpoB, rpoC1, rpoC2, rps12, rps14, rps18, rps2, rps3, rps4, rps7, rps8, ycf4</w:t>
            </w:r>
          </w:p>
        </w:tc>
      </w:tr>
      <w:tr w:rsidR="00E67DAB" w:rsidRPr="00E93E71" w14:paraId="4412BCAB" w14:textId="77777777" w:rsidTr="007E6F7E">
        <w:trPr>
          <w:trHeight w:val="1400"/>
        </w:trPr>
        <w:tc>
          <w:tcPr>
            <w:tcW w:w="377" w:type="pct"/>
            <w:vMerge/>
            <w:tcBorders>
              <w:top w:val="dotDotDash" w:sz="8" w:space="0" w:color="auto"/>
              <w:left w:val="nil"/>
              <w:bottom w:val="dotDotDash" w:sz="8" w:space="0" w:color="000000"/>
              <w:right w:val="nil"/>
            </w:tcBorders>
            <w:vAlign w:val="center"/>
            <w:hideMark/>
          </w:tcPr>
          <w:p w14:paraId="51FE92B5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342" w:type="pct"/>
            <w:vMerge/>
            <w:tcBorders>
              <w:top w:val="dotDotDash" w:sz="8" w:space="0" w:color="auto"/>
              <w:left w:val="nil"/>
              <w:bottom w:val="dotDotDash" w:sz="8" w:space="0" w:color="000000"/>
              <w:right w:val="nil"/>
            </w:tcBorders>
            <w:vAlign w:val="center"/>
            <w:hideMark/>
          </w:tcPr>
          <w:p w14:paraId="2E4F14D4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4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ED226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R. platypodum</w:t>
            </w:r>
          </w:p>
        </w:tc>
        <w:tc>
          <w:tcPr>
            <w:tcW w:w="4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30BA12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MT985162</w:t>
            </w:r>
          </w:p>
        </w:tc>
        <w:tc>
          <w:tcPr>
            <w:tcW w:w="2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F1C36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17</w:t>
            </w:r>
          </w:p>
        </w:tc>
        <w:tc>
          <w:tcPr>
            <w:tcW w:w="8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C9E4A9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atpH, infA, ndhC, ndhH, ndhK, petL, psaC, psbM, psbT, rpl23, rpl32, rpl33, rps11, rps15, rps16, rps3, ycf19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560534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2859D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59</w:t>
            </w:r>
          </w:p>
        </w:tc>
        <w:tc>
          <w:tcPr>
            <w:tcW w:w="19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9CBD31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accD, atpA, atpB, atpE, atpI, ccsA, cemA, matK, ndhA, ndhB, ndhD, ndhE, ndhF, ndhI, ndhJ, petA, petB, petD, petG, petN, psaA, psaB, psaI, psaJ, psbA, psbB, psbC, psbD, psbE, psbF, psbH, psbI, psbJ, psbK, psbL, psbN, psbZ, rbcL, rpl16, rpl2, rpl14, rpl20, rpl22, rpl36, rpoA, rpoB, rpoC1, rpoC2, rps12, rps14, rps18, rps2, rpS3, rps4, rps7, rps8, ycf1, ycf4</w:t>
            </w:r>
          </w:p>
        </w:tc>
      </w:tr>
      <w:tr w:rsidR="00E67DAB" w:rsidRPr="00E93E71" w14:paraId="084F4063" w14:textId="77777777" w:rsidTr="00F77001">
        <w:trPr>
          <w:trHeight w:val="751"/>
        </w:trPr>
        <w:tc>
          <w:tcPr>
            <w:tcW w:w="377" w:type="pct"/>
            <w:vMerge/>
            <w:tcBorders>
              <w:top w:val="dotDotDash" w:sz="8" w:space="0" w:color="auto"/>
              <w:left w:val="nil"/>
              <w:bottom w:val="dotDotDash" w:sz="8" w:space="0" w:color="000000"/>
              <w:right w:val="nil"/>
            </w:tcBorders>
            <w:vAlign w:val="center"/>
            <w:hideMark/>
          </w:tcPr>
          <w:p w14:paraId="1DDCCAFC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342" w:type="pct"/>
            <w:vMerge/>
            <w:tcBorders>
              <w:top w:val="dotDotDash" w:sz="8" w:space="0" w:color="auto"/>
              <w:left w:val="nil"/>
              <w:right w:val="nil"/>
            </w:tcBorders>
            <w:vAlign w:val="center"/>
            <w:hideMark/>
          </w:tcPr>
          <w:p w14:paraId="3A63D760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48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A4FB3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R. griersonianum</w:t>
            </w:r>
          </w:p>
        </w:tc>
        <w:tc>
          <w:tcPr>
            <w:tcW w:w="438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046FD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NC_050162</w:t>
            </w:r>
          </w:p>
        </w:tc>
        <w:tc>
          <w:tcPr>
            <w:tcW w:w="242" w:type="pct"/>
            <w:tcBorders>
              <w:top w:val="nil"/>
              <w:left w:val="nil"/>
              <w:bottom w:val="dotDotDash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104441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19</w:t>
            </w:r>
          </w:p>
        </w:tc>
        <w:tc>
          <w:tcPr>
            <w:tcW w:w="828" w:type="pct"/>
            <w:tcBorders>
              <w:top w:val="nil"/>
              <w:left w:val="nil"/>
              <w:bottom w:val="dotDotDash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A1764A1" w14:textId="50BEE22E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atpH, infA, ndhC, ndhG, ndhH, ndhK, petL, psaC, psbM, psbT,</w:t>
            </w:r>
            <w:r w:rsidR="00F77001" w:rsidRPr="00E93E71">
              <w:rPr>
                <w:rFonts w:eastAsia="等线"/>
                <w:i/>
                <w:iCs/>
                <w:sz w:val="13"/>
                <w:szCs w:val="13"/>
              </w:rPr>
              <w:t xml:space="preserve"> 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rpl23, rpl32, rps11, rps15, rps16, rps19, ycf1, ycf3, ycf15</w:t>
            </w:r>
          </w:p>
        </w:tc>
        <w:tc>
          <w:tcPr>
            <w:tcW w:w="96" w:type="pct"/>
            <w:tcBorders>
              <w:top w:val="nil"/>
              <w:left w:val="nil"/>
              <w:bottom w:val="dotDotDash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E7C475D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 xml:space="preserve">　</w:t>
            </w:r>
          </w:p>
        </w:tc>
        <w:tc>
          <w:tcPr>
            <w:tcW w:w="243" w:type="pct"/>
            <w:tcBorders>
              <w:top w:val="nil"/>
              <w:left w:val="nil"/>
              <w:bottom w:val="dotDotDash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CA6A37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60</w:t>
            </w:r>
          </w:p>
        </w:tc>
        <w:tc>
          <w:tcPr>
            <w:tcW w:w="1947" w:type="pct"/>
            <w:tcBorders>
              <w:top w:val="nil"/>
              <w:left w:val="nil"/>
              <w:bottom w:val="dotDotDash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0599900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accD, atpA, atpB, atpE, atpI, ccsA, cemA, matK, ndhA, ndhB, ndhD, ndhE, ndhF, ndhI, ndhJ, petA, petB, petD, petG, petN, psaA, psaB, psaI, psaJ, psbA, psbB, psbC, psbD, psbE, psbF, psbH, psbI, psbJ, psbK, psbL, psbN, psbZ, rbcL, rpl16, rpl2, rpl14, rpl20, rpl22, rpl33, rpl36, rpoA, rpoB, rpoC1, rpoC2, rps12, rps14, rps18, rps2, rpS3, rps4, rps7, rps8, ycf4, ycf68</w:t>
            </w:r>
          </w:p>
        </w:tc>
      </w:tr>
      <w:tr w:rsidR="00E67DAB" w:rsidRPr="00E93E71" w14:paraId="535DD200" w14:textId="77777777" w:rsidTr="00F77001">
        <w:trPr>
          <w:trHeight w:val="779"/>
        </w:trPr>
        <w:tc>
          <w:tcPr>
            <w:tcW w:w="377" w:type="pct"/>
            <w:vMerge w:val="restart"/>
            <w:tcBorders>
              <w:top w:val="nil"/>
              <w:left w:val="nil"/>
              <w:bottom w:val="dotDotDash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365CFF5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Rhododendron</w:t>
            </w:r>
          </w:p>
        </w:tc>
        <w:tc>
          <w:tcPr>
            <w:tcW w:w="342" w:type="pct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7E8D9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Rhododendron</w:t>
            </w:r>
          </w:p>
        </w:tc>
        <w:tc>
          <w:tcPr>
            <w:tcW w:w="48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DCAB3F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R. micranthum</w:t>
            </w:r>
          </w:p>
        </w:tc>
        <w:tc>
          <w:tcPr>
            <w:tcW w:w="438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23E44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MT239365</w:t>
            </w:r>
          </w:p>
        </w:tc>
        <w:tc>
          <w:tcPr>
            <w:tcW w:w="2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BA140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17</w:t>
            </w:r>
          </w:p>
        </w:tc>
        <w:tc>
          <w:tcPr>
            <w:tcW w:w="8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A61054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atpH, ndhG, ndhH, ndhK, petL, psaC, psbM, psbT, rpl14, rpl23, rpl32, rps11, rps15, rps16, rps19, rps3, ycf3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CD5EED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 xml:space="preserve">　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BF800B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55</w:t>
            </w:r>
          </w:p>
        </w:tc>
        <w:tc>
          <w:tcPr>
            <w:tcW w:w="19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9FE696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atpA, atpB, atpE, atpF, atpI, ccsA, cemA, matK, ndhA, ndhB, ndhD, ndhE, ndhI, ndhJ, petA, petB, petD, petG, petN, psaA, psaB, psaI, psaJ, psbA, psbB, psbC, psbD, psbE, psbF, psbH, psbI, psbJ, psbK, psbL, psbN, psbZ, rbcL, rpl16, rpl2, rpl20, rpl22, rpl33, rpl36, rpoA, rpoB, rpoC1, rpoC2, rps12, rps14, rps18, rps2, rps4, rps7, rps8, ycf4</w:t>
            </w:r>
          </w:p>
        </w:tc>
      </w:tr>
      <w:tr w:rsidR="00E67DAB" w:rsidRPr="00E93E71" w14:paraId="5E96A333" w14:textId="77777777" w:rsidTr="00F77001">
        <w:trPr>
          <w:trHeight w:val="779"/>
        </w:trPr>
        <w:tc>
          <w:tcPr>
            <w:tcW w:w="377" w:type="pct"/>
            <w:vMerge/>
            <w:tcBorders>
              <w:top w:val="nil"/>
              <w:left w:val="nil"/>
              <w:bottom w:val="dotDotDash" w:sz="8" w:space="0" w:color="000000"/>
              <w:right w:val="nil"/>
            </w:tcBorders>
            <w:vAlign w:val="center"/>
            <w:hideMark/>
          </w:tcPr>
          <w:p w14:paraId="514E1BBF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342" w:type="pct"/>
            <w:vMerge/>
            <w:tcBorders>
              <w:top w:val="nil"/>
              <w:left w:val="nil"/>
              <w:right w:val="nil"/>
            </w:tcBorders>
            <w:vAlign w:val="center"/>
            <w:hideMark/>
          </w:tcPr>
          <w:p w14:paraId="3C8B4EBF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48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8BF7E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R. concinnum</w:t>
            </w:r>
          </w:p>
        </w:tc>
        <w:tc>
          <w:tcPr>
            <w:tcW w:w="438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710E7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MT239366</w:t>
            </w:r>
          </w:p>
        </w:tc>
        <w:tc>
          <w:tcPr>
            <w:tcW w:w="2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03660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17</w:t>
            </w:r>
          </w:p>
        </w:tc>
        <w:tc>
          <w:tcPr>
            <w:tcW w:w="8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02CD26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atpH, ndhG, ndhH, ndhK, petL, psaC, psbM, psbT, rpl14, rpl23, rpl32, rps11, rps15, rps16, rps19, rps7, ycf3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852790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B836C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55</w:t>
            </w:r>
          </w:p>
        </w:tc>
        <w:tc>
          <w:tcPr>
            <w:tcW w:w="19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FDA458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atpA, atpB, atpE, atpF, atpI, ccsA, cemA, matK, ndhA, ndhB, ndhD, ndhE, ndhI, ndhJ, petA, petB, petD, petG, petN, psaA, psaB, psaI, psaJ, psbA, psbB</w:t>
            </w:r>
            <w:r w:rsidRPr="00E93E71">
              <w:rPr>
                <w:rFonts w:ascii="宋体" w:hAnsi="宋体" w:hint="eastAsia"/>
                <w:i/>
                <w:iCs/>
                <w:sz w:val="13"/>
                <w:szCs w:val="13"/>
              </w:rPr>
              <w:t>,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psbC, psbD, psbE, psbF, psbH, psbI, psbJ, psbK, psbL, psbN, psbZ, rbcL, rpl16, rpl2, rpl20, rpl22, rpl33, rpl36, rpoA, rpoB, rpoC1, rpoC2, rps12, rps14, rps18, rps2, rps3, rps4, rps8, ycf4</w:t>
            </w:r>
          </w:p>
        </w:tc>
      </w:tr>
      <w:tr w:rsidR="00E67DAB" w:rsidRPr="00E93E71" w14:paraId="528E8A2E" w14:textId="77777777" w:rsidTr="00F77001">
        <w:trPr>
          <w:trHeight w:val="779"/>
        </w:trPr>
        <w:tc>
          <w:tcPr>
            <w:tcW w:w="377" w:type="pct"/>
            <w:vMerge/>
            <w:tcBorders>
              <w:top w:val="nil"/>
              <w:left w:val="nil"/>
              <w:bottom w:val="dotDotDash" w:sz="8" w:space="0" w:color="000000"/>
              <w:right w:val="nil"/>
            </w:tcBorders>
            <w:vAlign w:val="center"/>
            <w:hideMark/>
          </w:tcPr>
          <w:p w14:paraId="53FFD68F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342" w:type="pct"/>
            <w:vMerge w:val="restart"/>
            <w:tcBorders>
              <w:left w:val="nil"/>
              <w:bottom w:val="dotDotDash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8D70F88" w14:textId="77777777" w:rsidR="00E67DAB" w:rsidRPr="00E93E71" w:rsidRDefault="00000000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hyperlink r:id="rId16" w:tgtFrame="_self" w:tooltip="越橘杜鹃组 Rhododendron Sect. Vireya" w:history="1">
              <w:r w:rsidR="00E67DAB" w:rsidRPr="00E93E71">
                <w:rPr>
                  <w:rFonts w:eastAsia="等线"/>
                  <w:sz w:val="13"/>
                  <w:szCs w:val="13"/>
                </w:rPr>
                <w:t>Vireya</w:t>
              </w:r>
            </w:hyperlink>
          </w:p>
        </w:tc>
        <w:tc>
          <w:tcPr>
            <w:tcW w:w="487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7B973F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R. datiandingense</w:t>
            </w:r>
          </w:p>
        </w:tc>
        <w:tc>
          <w:tcPr>
            <w:tcW w:w="438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60043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NC_057644</w:t>
            </w:r>
          </w:p>
        </w:tc>
        <w:tc>
          <w:tcPr>
            <w:tcW w:w="2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4E2E8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17</w:t>
            </w:r>
          </w:p>
        </w:tc>
        <w:tc>
          <w:tcPr>
            <w:tcW w:w="8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21AC95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atpH, infA, ndhC, ndhG, ndhH, ndhK, petL, psaC, psbM, psbT, rpl14, rpl23, rpl32, rps11, rps15, rps16, rps19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E6A2DA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24D0D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59</w:t>
            </w:r>
          </w:p>
        </w:tc>
        <w:tc>
          <w:tcPr>
            <w:tcW w:w="19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52CCFB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accD, atpA, atpB, atpE, atpI, ccsA, cemA, matK, ndhA, ndhB, ndhD, ndhE, ndhF, ndhI, ndhJ, petA, petB, petD, petG, petN, psaA, psaB, psaI, psaJ, psbA, psbB, psbC, psbD, psbE, psbH, psbI, psbJ, psbK, psbL, psbN, psbZ, rbcL, rpl16, rpl2, rpl20, rpl22, rpl33, rpl36, rpoA, rpoB, rpoC1, rpoC2, rps12, rps14, rps18, rps2, rpS3, rps4, rps7, rps8, ycf3, ycf4, ycf15</w:t>
            </w:r>
          </w:p>
        </w:tc>
      </w:tr>
      <w:tr w:rsidR="00E67DAB" w:rsidRPr="00E93E71" w14:paraId="1603BBDF" w14:textId="77777777" w:rsidTr="00F77001">
        <w:trPr>
          <w:trHeight w:val="509"/>
        </w:trPr>
        <w:tc>
          <w:tcPr>
            <w:tcW w:w="377" w:type="pct"/>
            <w:vMerge/>
            <w:tcBorders>
              <w:top w:val="nil"/>
              <w:left w:val="nil"/>
              <w:bottom w:val="dotDotDash" w:sz="8" w:space="0" w:color="000000"/>
              <w:right w:val="nil"/>
            </w:tcBorders>
            <w:vAlign w:val="center"/>
            <w:hideMark/>
          </w:tcPr>
          <w:p w14:paraId="4157EE1D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342" w:type="pct"/>
            <w:vMerge/>
            <w:tcBorders>
              <w:top w:val="nil"/>
              <w:left w:val="nil"/>
              <w:bottom w:val="dotDotDash" w:sz="8" w:space="0" w:color="000000"/>
              <w:right w:val="nil"/>
            </w:tcBorders>
            <w:vAlign w:val="center"/>
            <w:hideMark/>
          </w:tcPr>
          <w:p w14:paraId="65569B7C" w14:textId="77777777" w:rsidR="00E67DAB" w:rsidRPr="00E93E71" w:rsidRDefault="00E67DAB" w:rsidP="007E6F7E">
            <w:pPr>
              <w:rPr>
                <w:rFonts w:eastAsia="等线"/>
                <w:sz w:val="13"/>
                <w:szCs w:val="13"/>
              </w:rPr>
            </w:pPr>
          </w:p>
        </w:tc>
        <w:tc>
          <w:tcPr>
            <w:tcW w:w="487" w:type="pct"/>
            <w:tcBorders>
              <w:top w:val="nil"/>
              <w:left w:val="nil"/>
              <w:bottom w:val="dotDotDash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97D2CA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R. kawakamii</w:t>
            </w:r>
          </w:p>
        </w:tc>
        <w:tc>
          <w:tcPr>
            <w:tcW w:w="438" w:type="pct"/>
            <w:tcBorders>
              <w:top w:val="nil"/>
              <w:left w:val="nil"/>
              <w:bottom w:val="dotDotDash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7E7B0E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NC_058233</w:t>
            </w:r>
          </w:p>
        </w:tc>
        <w:tc>
          <w:tcPr>
            <w:tcW w:w="242" w:type="pct"/>
            <w:tcBorders>
              <w:top w:val="nil"/>
              <w:left w:val="nil"/>
              <w:bottom w:val="dotDotDash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43A29A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17</w:t>
            </w:r>
          </w:p>
        </w:tc>
        <w:tc>
          <w:tcPr>
            <w:tcW w:w="828" w:type="pct"/>
            <w:tcBorders>
              <w:top w:val="nil"/>
              <w:left w:val="nil"/>
              <w:bottom w:val="dotDotDash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1C1B19C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atpH, infA, ndhC, ndhG, ndhH, ndhK, petL, psaC, psbM, psbT, rpl14, rpl23, rpl32, rps11, rps15, rps16, rps19</w:t>
            </w:r>
          </w:p>
        </w:tc>
        <w:tc>
          <w:tcPr>
            <w:tcW w:w="96" w:type="pct"/>
            <w:tcBorders>
              <w:top w:val="nil"/>
              <w:left w:val="nil"/>
              <w:bottom w:val="dotDotDash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EC761F8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 xml:space="preserve">　</w:t>
            </w:r>
          </w:p>
        </w:tc>
        <w:tc>
          <w:tcPr>
            <w:tcW w:w="243" w:type="pct"/>
            <w:tcBorders>
              <w:top w:val="nil"/>
              <w:left w:val="nil"/>
              <w:bottom w:val="dotDotDash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065F0E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59</w:t>
            </w:r>
          </w:p>
        </w:tc>
        <w:tc>
          <w:tcPr>
            <w:tcW w:w="1947" w:type="pct"/>
            <w:tcBorders>
              <w:top w:val="nil"/>
              <w:left w:val="nil"/>
              <w:bottom w:val="dotDotDash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9798584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accD, atpA, atpB, atpE, atpI, ccsA, cemA, matK, ndhA, ndhB, ndhD, ndhE, ndhF, ndhI, ndhJ, petA, petB, petD, petG, petN, psaA, psaB, psaI, psaJ, psbA, psbB, psbC, psbD, psbF, psbH, psbI, psbJ, psbK, psbL, psbN, psbZ, rbcL, rpl16, rpl2, rpl20, rpl22, rpl33, rpl36, rpoA, rpoB, rpoC1, rpoC2, rps12, rps14, rps18, rps2, rpS3, rps4, rps7, rps8, ycf3, ycf4, ycf15</w:t>
            </w:r>
          </w:p>
        </w:tc>
      </w:tr>
      <w:tr w:rsidR="000C27F0" w:rsidRPr="00E93E71" w14:paraId="2E3CA63B" w14:textId="77777777" w:rsidTr="006028C0">
        <w:trPr>
          <w:trHeight w:val="954"/>
        </w:trPr>
        <w:tc>
          <w:tcPr>
            <w:tcW w:w="377" w:type="pct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15D26FCB" w14:textId="0B20DC4E" w:rsidR="000C27F0" w:rsidRPr="00E93E71" w:rsidRDefault="00FF4B65" w:rsidP="007E6F7E">
            <w:pPr>
              <w:jc w:val="center"/>
              <w:rPr>
                <w:rFonts w:eastAsia="等线"/>
                <w:sz w:val="13"/>
                <w:szCs w:val="13"/>
                <w:lang w:eastAsia="zh-CN"/>
              </w:rPr>
            </w:pPr>
            <w:r w:rsidRPr="00E93E71">
              <w:rPr>
                <w:rFonts w:eastAsia="等线" w:hint="eastAsia"/>
                <w:sz w:val="13"/>
                <w:szCs w:val="13"/>
                <w:lang w:eastAsia="zh-CN"/>
              </w:rPr>
              <w:t>A</w:t>
            </w:r>
            <w:r w:rsidRPr="00E93E71">
              <w:rPr>
                <w:rFonts w:eastAsia="等线"/>
                <w:sz w:val="13"/>
                <w:szCs w:val="13"/>
                <w:lang w:eastAsia="zh-CN"/>
              </w:rPr>
              <w:t>zaleastrum</w:t>
            </w:r>
          </w:p>
        </w:tc>
        <w:tc>
          <w:tcPr>
            <w:tcW w:w="342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451773B8" w14:textId="66438AD4" w:rsidR="000C27F0" w:rsidRPr="00E93E71" w:rsidRDefault="00C14000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Azaleastrum</w:t>
            </w:r>
          </w:p>
        </w:tc>
        <w:tc>
          <w:tcPr>
            <w:tcW w:w="48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FBF43CB" w14:textId="536E09EE" w:rsidR="000C27F0" w:rsidRPr="00E93E71" w:rsidRDefault="00782330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R.  ovatum</w:t>
            </w:r>
          </w:p>
        </w:tc>
        <w:tc>
          <w:tcPr>
            <w:tcW w:w="438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57989671" w14:textId="0CBF7D9E" w:rsidR="000C27F0" w:rsidRPr="00E93E71" w:rsidRDefault="00B87772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SRR12917131-SRR12917132</w:t>
            </w:r>
          </w:p>
        </w:tc>
        <w:tc>
          <w:tcPr>
            <w:tcW w:w="242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13D042C6" w14:textId="1E689E74" w:rsidR="000C27F0" w:rsidRPr="00E93E71" w:rsidRDefault="00EC472C" w:rsidP="007E6F7E">
            <w:pPr>
              <w:jc w:val="center"/>
              <w:rPr>
                <w:rFonts w:eastAsia="等线"/>
                <w:sz w:val="13"/>
                <w:szCs w:val="13"/>
                <w:lang w:eastAsia="zh-CN"/>
              </w:rPr>
            </w:pPr>
            <w:r w:rsidRPr="00E93E71">
              <w:rPr>
                <w:rFonts w:eastAsia="等线"/>
                <w:sz w:val="13"/>
                <w:szCs w:val="13"/>
                <w:lang w:eastAsia="zh-CN"/>
              </w:rPr>
              <w:t>18</w:t>
            </w:r>
          </w:p>
        </w:tc>
        <w:tc>
          <w:tcPr>
            <w:tcW w:w="828" w:type="pct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79E519D" w14:textId="369C7034" w:rsidR="000C27F0" w:rsidRPr="00E93E71" w:rsidRDefault="00CF723A" w:rsidP="00CF723A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atpH, infA, ndhC, ndhG, ndhG, ndhH, ndhK, petL, psaC, psbM, psbT, rpl14, rpl23, rps11, rps16, rps19, rps3, ycf68</w:t>
            </w:r>
          </w:p>
        </w:tc>
        <w:tc>
          <w:tcPr>
            <w:tcW w:w="96" w:type="pct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FADC9E7" w14:textId="77777777" w:rsidR="000C27F0" w:rsidRPr="00E93E71" w:rsidRDefault="000C27F0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</w:p>
        </w:tc>
        <w:tc>
          <w:tcPr>
            <w:tcW w:w="24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592782E6" w14:textId="2B6F1F9D" w:rsidR="000C27F0" w:rsidRPr="00E93E71" w:rsidRDefault="006028C0" w:rsidP="007E6F7E">
            <w:pPr>
              <w:jc w:val="center"/>
              <w:rPr>
                <w:rFonts w:eastAsia="等线"/>
                <w:sz w:val="13"/>
                <w:szCs w:val="13"/>
                <w:lang w:eastAsia="zh-CN"/>
              </w:rPr>
            </w:pPr>
            <w:r w:rsidRPr="00E93E71">
              <w:rPr>
                <w:rFonts w:eastAsia="等线" w:hint="eastAsia"/>
                <w:sz w:val="13"/>
                <w:szCs w:val="13"/>
                <w:lang w:eastAsia="zh-CN"/>
              </w:rPr>
              <w:t>6</w:t>
            </w:r>
            <w:r w:rsidRPr="00E93E71">
              <w:rPr>
                <w:rFonts w:eastAsia="等线"/>
                <w:sz w:val="13"/>
                <w:szCs w:val="13"/>
                <w:lang w:eastAsia="zh-CN"/>
              </w:rPr>
              <w:t>4</w:t>
            </w:r>
          </w:p>
        </w:tc>
        <w:tc>
          <w:tcPr>
            <w:tcW w:w="1947" w:type="pct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BD5A58B" w14:textId="1F78E6BC" w:rsidR="000C27F0" w:rsidRPr="00E93E71" w:rsidRDefault="006028C0" w:rsidP="006028C0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accD, atpA, atpB, atpE, atpF, atpI, ccsA, cemA, matK, ndhA, ndhB, ndhD, ndhE, ndhF, ndhI, ndhJ, pafI, pafII, pbf1, petA, petB, petD, petG, petN, psaA, psaB, psaI, psaJ, psbA, psbB, psbC, psbD, psbE, psbF, psbH, psbI, psbJ, psbK, psbL, psbZ, rbcL, rpl16, rpl2, rpl20, rpl22, rpl32, rpl33, rpl36, rpoA, rpoB, rpoC1, rpoC2, rps12, rps14, rps15, rps18, rps19, rps2, rps3, rps4, rps7, rps8, ycf1, ycf2</w:t>
            </w:r>
          </w:p>
        </w:tc>
      </w:tr>
      <w:tr w:rsidR="000C27F0" w:rsidRPr="00E93E71" w14:paraId="734E00BF" w14:textId="77777777" w:rsidTr="006C4D4D">
        <w:trPr>
          <w:trHeight w:val="806"/>
        </w:trPr>
        <w:tc>
          <w:tcPr>
            <w:tcW w:w="377" w:type="pct"/>
            <w:vMerge/>
            <w:tcBorders>
              <w:left w:val="nil"/>
              <w:bottom w:val="dotDotDash" w:sz="8" w:space="0" w:color="auto"/>
              <w:right w:val="nil"/>
            </w:tcBorders>
            <w:shd w:val="clear" w:color="auto" w:fill="auto"/>
            <w:noWrap/>
            <w:vAlign w:val="center"/>
          </w:tcPr>
          <w:p w14:paraId="0A4343AE" w14:textId="77777777" w:rsidR="000C27F0" w:rsidRPr="00E93E71" w:rsidRDefault="000C27F0" w:rsidP="007E6F7E">
            <w:pPr>
              <w:jc w:val="center"/>
              <w:rPr>
                <w:rFonts w:eastAsia="等线"/>
                <w:sz w:val="13"/>
                <w:szCs w:val="13"/>
              </w:rPr>
            </w:pPr>
          </w:p>
        </w:tc>
        <w:tc>
          <w:tcPr>
            <w:tcW w:w="342" w:type="pct"/>
            <w:tcBorders>
              <w:left w:val="nil"/>
              <w:bottom w:val="dotDotDash" w:sz="8" w:space="0" w:color="auto"/>
              <w:right w:val="nil"/>
            </w:tcBorders>
            <w:shd w:val="clear" w:color="auto" w:fill="auto"/>
            <w:noWrap/>
            <w:vAlign w:val="center"/>
          </w:tcPr>
          <w:p w14:paraId="518815F8" w14:textId="45D6067A" w:rsidR="000C27F0" w:rsidRPr="00E93E71" w:rsidRDefault="00446EBE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Choniastrum</w:t>
            </w:r>
          </w:p>
        </w:tc>
        <w:tc>
          <w:tcPr>
            <w:tcW w:w="487" w:type="pct"/>
            <w:tcBorders>
              <w:left w:val="nil"/>
              <w:bottom w:val="dotDotDash" w:sz="8" w:space="0" w:color="auto"/>
              <w:right w:val="nil"/>
            </w:tcBorders>
            <w:shd w:val="clear" w:color="auto" w:fill="auto"/>
            <w:noWrap/>
            <w:vAlign w:val="center"/>
          </w:tcPr>
          <w:p w14:paraId="6CBFA7ED" w14:textId="2BE54BFC" w:rsidR="000C27F0" w:rsidRPr="00E93E71" w:rsidRDefault="00782330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  <w:lang w:eastAsia="zh-CN"/>
              </w:rPr>
            </w:pPr>
            <w:r w:rsidRPr="00E93E71">
              <w:rPr>
                <w:rFonts w:eastAsia="等线" w:hint="eastAsia"/>
                <w:i/>
                <w:iCs/>
                <w:sz w:val="13"/>
                <w:szCs w:val="13"/>
                <w:lang w:eastAsia="zh-CN"/>
              </w:rPr>
              <w:t>R</w:t>
            </w:r>
            <w:r w:rsidRPr="00E93E71">
              <w:rPr>
                <w:rFonts w:eastAsia="等线"/>
                <w:i/>
                <w:iCs/>
                <w:sz w:val="13"/>
                <w:szCs w:val="13"/>
                <w:lang w:eastAsia="zh-CN"/>
              </w:rPr>
              <w:t>. latoucheae</w:t>
            </w:r>
          </w:p>
        </w:tc>
        <w:tc>
          <w:tcPr>
            <w:tcW w:w="438" w:type="pct"/>
            <w:tcBorders>
              <w:left w:val="nil"/>
              <w:bottom w:val="dotDotDash" w:sz="8" w:space="0" w:color="auto"/>
              <w:right w:val="nil"/>
            </w:tcBorders>
            <w:shd w:val="clear" w:color="auto" w:fill="auto"/>
            <w:noWrap/>
            <w:vAlign w:val="center"/>
          </w:tcPr>
          <w:p w14:paraId="0F9A3154" w14:textId="4F74E34B" w:rsidR="000C27F0" w:rsidRPr="00E93E71" w:rsidRDefault="00B87772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SRR13425299</w:t>
            </w:r>
          </w:p>
        </w:tc>
        <w:tc>
          <w:tcPr>
            <w:tcW w:w="242" w:type="pct"/>
            <w:tcBorders>
              <w:left w:val="nil"/>
              <w:bottom w:val="dotDotDash" w:sz="8" w:space="0" w:color="auto"/>
              <w:right w:val="nil"/>
            </w:tcBorders>
            <w:shd w:val="clear" w:color="auto" w:fill="auto"/>
            <w:noWrap/>
            <w:vAlign w:val="center"/>
          </w:tcPr>
          <w:p w14:paraId="29630B4E" w14:textId="22EC2961" w:rsidR="000C27F0" w:rsidRPr="00E93E71" w:rsidRDefault="00731D59" w:rsidP="007E6F7E">
            <w:pPr>
              <w:jc w:val="center"/>
              <w:rPr>
                <w:rFonts w:eastAsia="等线"/>
                <w:sz w:val="13"/>
                <w:szCs w:val="13"/>
                <w:lang w:eastAsia="zh-CN"/>
              </w:rPr>
            </w:pPr>
            <w:r w:rsidRPr="00E93E71">
              <w:rPr>
                <w:rFonts w:eastAsia="等线" w:hint="eastAsia"/>
                <w:sz w:val="13"/>
                <w:szCs w:val="13"/>
                <w:lang w:eastAsia="zh-CN"/>
              </w:rPr>
              <w:t>2</w:t>
            </w:r>
            <w:r w:rsidRPr="00E93E71">
              <w:rPr>
                <w:rFonts w:eastAsia="等线"/>
                <w:sz w:val="13"/>
                <w:szCs w:val="13"/>
                <w:lang w:eastAsia="zh-CN"/>
              </w:rPr>
              <w:t>0</w:t>
            </w:r>
          </w:p>
        </w:tc>
        <w:tc>
          <w:tcPr>
            <w:tcW w:w="828" w:type="pct"/>
            <w:tcBorders>
              <w:left w:val="nil"/>
              <w:bottom w:val="dotDotDash" w:sz="8" w:space="0" w:color="auto"/>
              <w:right w:val="nil"/>
            </w:tcBorders>
            <w:shd w:val="clear" w:color="auto" w:fill="auto"/>
            <w:vAlign w:val="center"/>
          </w:tcPr>
          <w:p w14:paraId="57B5741E" w14:textId="711D62AC" w:rsidR="000C27F0" w:rsidRPr="00E93E71" w:rsidRDefault="0099734A" w:rsidP="002566C8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atpH, infA,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 xml:space="preserve"> n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dhC,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 xml:space="preserve"> n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dhG,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 xml:space="preserve"> n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dhH,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 xml:space="preserve"> n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dhK,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 xml:space="preserve"> p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bf1,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 xml:space="preserve"> pet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L,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>p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saC,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 xml:space="preserve"> p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sbM,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 xml:space="preserve"> p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sbT,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 xml:space="preserve"> 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rpl23,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 xml:space="preserve"> 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rpl32,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 xml:space="preserve"> 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rps11,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 xml:space="preserve"> 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rps15,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 xml:space="preserve"> 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rps16,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 xml:space="preserve"> 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rps19,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 xml:space="preserve"> 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rps3,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 xml:space="preserve"> 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y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>c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f15,</w:t>
            </w:r>
            <w:r w:rsidR="002566C8" w:rsidRPr="00E93E71">
              <w:rPr>
                <w:rFonts w:eastAsia="等线"/>
                <w:i/>
                <w:iCs/>
                <w:sz w:val="13"/>
                <w:szCs w:val="13"/>
              </w:rPr>
              <w:t xml:space="preserve"> </w:t>
            </w:r>
            <w:r w:rsidRPr="00E93E71">
              <w:rPr>
                <w:rFonts w:eastAsia="等线"/>
                <w:i/>
                <w:iCs/>
                <w:sz w:val="13"/>
                <w:szCs w:val="13"/>
              </w:rPr>
              <w:t>ycf2</w:t>
            </w:r>
          </w:p>
        </w:tc>
        <w:tc>
          <w:tcPr>
            <w:tcW w:w="96" w:type="pct"/>
            <w:tcBorders>
              <w:left w:val="nil"/>
              <w:bottom w:val="dotDotDash" w:sz="8" w:space="0" w:color="auto"/>
              <w:right w:val="nil"/>
            </w:tcBorders>
            <w:shd w:val="clear" w:color="auto" w:fill="auto"/>
            <w:vAlign w:val="center"/>
          </w:tcPr>
          <w:p w14:paraId="6734995C" w14:textId="77777777" w:rsidR="000C27F0" w:rsidRPr="00E93E71" w:rsidRDefault="000C27F0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</w:p>
        </w:tc>
        <w:tc>
          <w:tcPr>
            <w:tcW w:w="243" w:type="pct"/>
            <w:tcBorders>
              <w:left w:val="nil"/>
              <w:bottom w:val="dotDotDash" w:sz="8" w:space="0" w:color="auto"/>
              <w:right w:val="nil"/>
            </w:tcBorders>
            <w:shd w:val="clear" w:color="auto" w:fill="auto"/>
            <w:noWrap/>
            <w:vAlign w:val="center"/>
          </w:tcPr>
          <w:p w14:paraId="67EC3EED" w14:textId="3702DAB2" w:rsidR="000C27F0" w:rsidRPr="00E93E71" w:rsidRDefault="00BB4F80" w:rsidP="007E6F7E">
            <w:pPr>
              <w:jc w:val="center"/>
              <w:rPr>
                <w:rFonts w:eastAsia="等线"/>
                <w:sz w:val="13"/>
                <w:szCs w:val="13"/>
                <w:lang w:eastAsia="zh-CN"/>
              </w:rPr>
            </w:pPr>
            <w:r w:rsidRPr="00E93E71">
              <w:rPr>
                <w:rFonts w:eastAsia="等线" w:hint="eastAsia"/>
                <w:sz w:val="13"/>
                <w:szCs w:val="13"/>
                <w:lang w:eastAsia="zh-CN"/>
              </w:rPr>
              <w:t>6</w:t>
            </w:r>
            <w:r w:rsidRPr="00E93E71">
              <w:rPr>
                <w:rFonts w:eastAsia="等线"/>
                <w:sz w:val="13"/>
                <w:szCs w:val="13"/>
                <w:lang w:eastAsia="zh-CN"/>
              </w:rPr>
              <w:t>1</w:t>
            </w:r>
          </w:p>
        </w:tc>
        <w:tc>
          <w:tcPr>
            <w:tcW w:w="1947" w:type="pct"/>
            <w:tcBorders>
              <w:left w:val="nil"/>
              <w:bottom w:val="dotDotDash" w:sz="8" w:space="0" w:color="auto"/>
              <w:right w:val="nil"/>
            </w:tcBorders>
            <w:shd w:val="clear" w:color="auto" w:fill="auto"/>
            <w:vAlign w:val="center"/>
          </w:tcPr>
          <w:p w14:paraId="6D370880" w14:textId="681F31B3" w:rsidR="000C27F0" w:rsidRPr="00E93E71" w:rsidRDefault="00BB4F80" w:rsidP="00BB4F80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accD, atpA, atpB, atpE, atpF, atpI, ccsA, cemA, matK, ndhA, ndhB, ndhD, ndhE, ndhF, ndhI, ndhJ, pafI, pafII, petA, petB, petD, petG, petN, psaA, psaB, psaI, psaJ, psbA, psbB, psbC, psbD, psbE, psbF, psbH, psbI, psbJ, psbK, psbL, psbZ, rbcL, rpl14, rpl16, rpl2, rpl20, rpl22, rpl33, rpl36, rpoA, rpoB, rpoC1, rpoC2, rps12, rps14, rps15, rps18, rps2, rps4, rps7, rps8, ycf1, ycf68</w:t>
            </w:r>
          </w:p>
        </w:tc>
      </w:tr>
      <w:tr w:rsidR="00E67DAB" w:rsidRPr="00E93E71" w14:paraId="31DB8EF7" w14:textId="77777777" w:rsidTr="006C4D4D">
        <w:trPr>
          <w:trHeight w:val="806"/>
        </w:trPr>
        <w:tc>
          <w:tcPr>
            <w:tcW w:w="377" w:type="pct"/>
            <w:tcBorders>
              <w:top w:val="dotDotDash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4B2637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Pentanthera</w:t>
            </w:r>
          </w:p>
        </w:tc>
        <w:tc>
          <w:tcPr>
            <w:tcW w:w="342" w:type="pct"/>
            <w:tcBorders>
              <w:top w:val="dotDotDash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05DB67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Pentanthera</w:t>
            </w:r>
          </w:p>
        </w:tc>
        <w:tc>
          <w:tcPr>
            <w:tcW w:w="487" w:type="pct"/>
            <w:tcBorders>
              <w:top w:val="dotDotDash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BEECF1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R. molle</w:t>
            </w:r>
          </w:p>
        </w:tc>
        <w:tc>
          <w:tcPr>
            <w:tcW w:w="438" w:type="pct"/>
            <w:tcBorders>
              <w:top w:val="dotDotDash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9489F3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MZ073672</w:t>
            </w:r>
          </w:p>
        </w:tc>
        <w:tc>
          <w:tcPr>
            <w:tcW w:w="242" w:type="pct"/>
            <w:tcBorders>
              <w:top w:val="dotDotDash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7D3C84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16</w:t>
            </w:r>
          </w:p>
        </w:tc>
        <w:tc>
          <w:tcPr>
            <w:tcW w:w="828" w:type="pct"/>
            <w:tcBorders>
              <w:top w:val="dotDotDash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877CEE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atpH, infA, ndhC, ndhH, ndhK, petL, psaC, psbM, psbT, psbZ, rpl14, rpl23, rpl32, rps11, rps15, rps16</w:t>
            </w:r>
          </w:p>
        </w:tc>
        <w:tc>
          <w:tcPr>
            <w:tcW w:w="96" w:type="pct"/>
            <w:tcBorders>
              <w:top w:val="dotDotDash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D07C4B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 xml:space="preserve">　</w:t>
            </w:r>
          </w:p>
        </w:tc>
        <w:tc>
          <w:tcPr>
            <w:tcW w:w="243" w:type="pct"/>
            <w:tcBorders>
              <w:top w:val="dotDotDash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3D2E2D" w14:textId="77777777" w:rsidR="00E67DAB" w:rsidRPr="00E93E71" w:rsidRDefault="00E67DAB" w:rsidP="007E6F7E">
            <w:pPr>
              <w:jc w:val="center"/>
              <w:rPr>
                <w:rFonts w:eastAsia="等线"/>
                <w:sz w:val="13"/>
                <w:szCs w:val="13"/>
              </w:rPr>
            </w:pPr>
            <w:r w:rsidRPr="00E93E71">
              <w:rPr>
                <w:rFonts w:eastAsia="等线"/>
                <w:sz w:val="13"/>
                <w:szCs w:val="13"/>
              </w:rPr>
              <w:t>57</w:t>
            </w:r>
          </w:p>
        </w:tc>
        <w:tc>
          <w:tcPr>
            <w:tcW w:w="1947" w:type="pct"/>
            <w:tcBorders>
              <w:top w:val="dotDotDash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7214186" w14:textId="77777777" w:rsidR="00E67DAB" w:rsidRPr="00E93E71" w:rsidRDefault="00E67DAB" w:rsidP="007E6F7E">
            <w:pPr>
              <w:jc w:val="center"/>
              <w:rPr>
                <w:rFonts w:eastAsia="等线"/>
                <w:i/>
                <w:iCs/>
                <w:sz w:val="13"/>
                <w:szCs w:val="13"/>
              </w:rPr>
            </w:pPr>
            <w:r w:rsidRPr="00E93E71">
              <w:rPr>
                <w:rFonts w:eastAsia="等线"/>
                <w:i/>
                <w:iCs/>
                <w:sz w:val="13"/>
                <w:szCs w:val="13"/>
              </w:rPr>
              <w:t>accD, atpA, atpB, atpE, atpI, ccsA, cemA, matK, ndhA, ndhB, ndhD, ndhE, ndhI, ndhJ, petA, petB, petD, petG, petN, psaA, psaB, psaI, psaJ, psbA, psbB, psbC, psbD, psbE, psbF, psbH, psbI, psbJ, psbK, psbL, psbN, rbcL, rpl16, rpl2, rpl20, rpl22, rpl33, rpl36, rpoA, rpoB, rpoC1, rpoC2, rps12, rps14, rps18, rps2, rpS3, rps4, rps7, rps8, ycf3, ycf4</w:t>
            </w:r>
          </w:p>
        </w:tc>
      </w:tr>
    </w:tbl>
    <w:p w14:paraId="25441E3E" w14:textId="771FF2C3" w:rsidR="00DE23E8" w:rsidRPr="00E93E71" w:rsidRDefault="003778B6" w:rsidP="00654E8F">
      <w:pPr>
        <w:spacing w:before="240"/>
        <w:rPr>
          <w:rFonts w:cs="Times New Roman"/>
          <w:b/>
          <w:bCs/>
          <w:sz w:val="22"/>
        </w:rPr>
      </w:pPr>
      <w:r w:rsidRPr="00E93E71">
        <w:rPr>
          <w:rFonts w:cs="Times New Roman" w:hint="eastAsia"/>
          <w:b/>
          <w:bCs/>
          <w:sz w:val="22"/>
        </w:rPr>
        <w:t xml:space="preserve">Supplementary Table </w:t>
      </w:r>
      <w:r w:rsidRPr="00E93E71">
        <w:rPr>
          <w:rFonts w:cs="Times New Roman"/>
          <w:b/>
          <w:bCs/>
          <w:sz w:val="22"/>
        </w:rPr>
        <w:t>1</w:t>
      </w:r>
      <w:r w:rsidR="00385322" w:rsidRPr="00E93E71">
        <w:rPr>
          <w:rFonts w:cs="Times New Roman"/>
          <w:b/>
          <w:bCs/>
          <w:sz w:val="22"/>
        </w:rPr>
        <w:t>6</w:t>
      </w:r>
      <w:r w:rsidR="00AD76D2" w:rsidRPr="00E93E71">
        <w:rPr>
          <w:rFonts w:cs="Times New Roman"/>
          <w:b/>
          <w:bCs/>
          <w:sz w:val="22"/>
        </w:rPr>
        <w:t xml:space="preserve"> </w:t>
      </w:r>
      <w:r w:rsidR="001D3893" w:rsidRPr="00E93E71">
        <w:rPr>
          <w:rFonts w:cs="Times New Roman"/>
          <w:b/>
          <w:bCs/>
          <w:sz w:val="22"/>
        </w:rPr>
        <w:t>Primers used for PCR in our research</w:t>
      </w:r>
      <w:r w:rsidR="001A3616" w:rsidRPr="00E93E71">
        <w:rPr>
          <w:rFonts w:cs="Times New Roman"/>
          <w:b/>
          <w:bCs/>
          <w:sz w:val="22"/>
        </w:rP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349"/>
        <w:gridCol w:w="4194"/>
        <w:gridCol w:w="4034"/>
        <w:gridCol w:w="2987"/>
      </w:tblGrid>
      <w:tr w:rsidR="00465497" w:rsidRPr="00E93E71" w14:paraId="77734B9E" w14:textId="77777777" w:rsidTr="00465497">
        <w:trPr>
          <w:trHeight w:val="1210"/>
        </w:trPr>
        <w:tc>
          <w:tcPr>
            <w:tcW w:w="866" w:type="pct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37FF97" w14:textId="77777777" w:rsidR="00465497" w:rsidRPr="00E93E71" w:rsidRDefault="00465497" w:rsidP="00465497">
            <w:pPr>
              <w:spacing w:before="0" w:after="0"/>
              <w:jc w:val="center"/>
              <w:rPr>
                <w:rFonts w:ascii="华文楷体" w:eastAsia="华文楷体" w:hAnsi="华文楷体" w:cs="宋体"/>
                <w:b/>
                <w:bCs/>
                <w:sz w:val="20"/>
                <w:szCs w:val="20"/>
                <w:lang w:eastAsia="zh-CN"/>
              </w:rPr>
            </w:pPr>
            <w:r w:rsidRPr="00E93E71">
              <w:rPr>
                <w:rFonts w:ascii="华文楷体" w:eastAsia="华文楷体" w:hAnsi="华文楷体" w:cs="宋体" w:hint="eastAsia"/>
                <w:b/>
                <w:bCs/>
                <w:sz w:val="20"/>
                <w:szCs w:val="20"/>
                <w:lang w:eastAsia="zh-CN"/>
              </w:rPr>
              <w:t>Primer</w:t>
            </w:r>
          </w:p>
        </w:tc>
        <w:tc>
          <w:tcPr>
            <w:tcW w:w="4134" w:type="pct"/>
            <w:gridSpan w:val="3"/>
            <w:tcBorders>
              <w:top w:val="single" w:sz="4" w:space="0" w:color="auto"/>
              <w:left w:val="nil"/>
              <w:bottom w:val="dotDotDash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554F623" w14:textId="77777777" w:rsidR="00465497" w:rsidRPr="00E93E71" w:rsidRDefault="00465497" w:rsidP="00465497">
            <w:pPr>
              <w:spacing w:before="0" w:after="0"/>
              <w:jc w:val="center"/>
              <w:rPr>
                <w:rFonts w:ascii="等线" w:eastAsia="等线" w:hAnsi="等线" w:cs="宋体"/>
                <w:b/>
                <w:bCs/>
                <w:sz w:val="22"/>
                <w:lang w:eastAsia="zh-CN"/>
              </w:rPr>
            </w:pPr>
            <w:r w:rsidRPr="00E93E71">
              <w:rPr>
                <w:rFonts w:ascii="等线" w:eastAsia="等线" w:hAnsi="等线" w:cs="宋体" w:hint="eastAsia"/>
                <w:b/>
                <w:bCs/>
                <w:sz w:val="22"/>
                <w:lang w:eastAsia="zh-CN"/>
              </w:rPr>
              <w:t xml:space="preserve">MN182619.2 </w:t>
            </w:r>
            <w:r w:rsidRPr="00E93E71">
              <w:rPr>
                <w:rFonts w:ascii="等线" w:eastAsia="等线" w:hAnsi="等线" w:cs="宋体" w:hint="eastAsia"/>
                <w:b/>
                <w:bCs/>
                <w:sz w:val="22"/>
                <w:lang w:eastAsia="zh-CN"/>
              </w:rPr>
              <w:br/>
              <w:t>（plastid genomes fasta using third-generation combined with second-generation sequencing methods）</w:t>
            </w:r>
          </w:p>
        </w:tc>
      </w:tr>
      <w:tr w:rsidR="00465497" w:rsidRPr="00E93E71" w14:paraId="573D8D47" w14:textId="77777777" w:rsidTr="00465497">
        <w:trPr>
          <w:trHeight w:val="770"/>
        </w:trPr>
        <w:tc>
          <w:tcPr>
            <w:tcW w:w="866" w:type="pct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D28E15D" w14:textId="77777777" w:rsidR="00465497" w:rsidRPr="00E93E71" w:rsidRDefault="00465497" w:rsidP="00465497">
            <w:pPr>
              <w:spacing w:before="0" w:after="0"/>
              <w:rPr>
                <w:rFonts w:ascii="华文楷体" w:eastAsia="华文楷体" w:hAnsi="华文楷体" w:cs="宋体"/>
                <w:b/>
                <w:bCs/>
                <w:sz w:val="20"/>
                <w:szCs w:val="20"/>
                <w:lang w:eastAsia="zh-CN"/>
              </w:rPr>
            </w:pPr>
          </w:p>
        </w:tc>
        <w:tc>
          <w:tcPr>
            <w:tcW w:w="154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5A7517" w14:textId="77777777" w:rsidR="00465497" w:rsidRPr="00E93E71" w:rsidRDefault="00465497" w:rsidP="00465497">
            <w:pPr>
              <w:spacing w:before="0" w:after="0"/>
              <w:jc w:val="center"/>
              <w:rPr>
                <w:rFonts w:ascii="等线" w:eastAsia="等线" w:hAnsi="等线" w:cs="宋体"/>
                <w:b/>
                <w:bCs/>
                <w:sz w:val="22"/>
                <w:lang w:eastAsia="zh-CN"/>
              </w:rPr>
            </w:pPr>
            <w:r w:rsidRPr="00E93E71">
              <w:rPr>
                <w:rFonts w:ascii="等线" w:eastAsia="等线" w:hAnsi="等线" w:cs="宋体" w:hint="eastAsia"/>
                <w:b/>
                <w:bCs/>
                <w:sz w:val="22"/>
                <w:lang w:eastAsia="zh-CN"/>
              </w:rPr>
              <w:t>Forward (5'to3')</w:t>
            </w:r>
          </w:p>
        </w:tc>
        <w:tc>
          <w:tcPr>
            <w:tcW w:w="148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4AD80F" w14:textId="77777777" w:rsidR="00465497" w:rsidRPr="00E93E71" w:rsidRDefault="00465497" w:rsidP="00465497">
            <w:pPr>
              <w:spacing w:before="0" w:after="0"/>
              <w:jc w:val="center"/>
              <w:rPr>
                <w:rFonts w:ascii="等线" w:eastAsia="等线" w:hAnsi="等线" w:cs="宋体"/>
                <w:b/>
                <w:bCs/>
                <w:sz w:val="22"/>
                <w:lang w:eastAsia="zh-CN"/>
              </w:rPr>
            </w:pPr>
            <w:r w:rsidRPr="00E93E71">
              <w:rPr>
                <w:rFonts w:ascii="等线" w:eastAsia="等线" w:hAnsi="等线" w:cs="宋体" w:hint="eastAsia"/>
                <w:b/>
                <w:bCs/>
                <w:sz w:val="22"/>
                <w:lang w:eastAsia="zh-CN"/>
              </w:rPr>
              <w:t>Reverse (5'to3')</w:t>
            </w:r>
          </w:p>
        </w:tc>
        <w:tc>
          <w:tcPr>
            <w:tcW w:w="11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4F9616" w14:textId="77777777" w:rsidR="00465497" w:rsidRPr="00E93E71" w:rsidRDefault="00465497" w:rsidP="00465497">
            <w:pPr>
              <w:spacing w:before="0" w:after="0"/>
              <w:jc w:val="center"/>
              <w:rPr>
                <w:rFonts w:ascii="等线" w:eastAsia="等线" w:hAnsi="等线" w:cs="宋体"/>
                <w:b/>
                <w:bCs/>
                <w:sz w:val="22"/>
                <w:lang w:eastAsia="zh-CN"/>
              </w:rPr>
            </w:pPr>
            <w:r w:rsidRPr="00E93E71">
              <w:rPr>
                <w:rFonts w:ascii="等线" w:eastAsia="等线" w:hAnsi="等线" w:cs="宋体" w:hint="eastAsia"/>
                <w:b/>
                <w:bCs/>
                <w:sz w:val="22"/>
                <w:lang w:eastAsia="zh-CN"/>
              </w:rPr>
              <w:t>Length of products （bp）</w:t>
            </w:r>
          </w:p>
        </w:tc>
      </w:tr>
      <w:tr w:rsidR="00465497" w:rsidRPr="00E93E71" w14:paraId="3546625C" w14:textId="77777777" w:rsidTr="00465497">
        <w:trPr>
          <w:trHeight w:val="330"/>
        </w:trPr>
        <w:tc>
          <w:tcPr>
            <w:tcW w:w="8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1BAFA" w14:textId="77777777" w:rsidR="00465497" w:rsidRPr="00E93E71" w:rsidRDefault="00465497" w:rsidP="00465497">
            <w:pPr>
              <w:spacing w:before="0" w:after="0"/>
              <w:jc w:val="center"/>
              <w:rPr>
                <w:rFonts w:ascii="等线" w:eastAsia="等线" w:hAnsi="等线" w:cs="宋体"/>
                <w:sz w:val="22"/>
                <w:lang w:eastAsia="zh-CN"/>
              </w:rPr>
            </w:pPr>
            <w:r w:rsidRPr="00E93E71">
              <w:rPr>
                <w:rFonts w:ascii="等线" w:eastAsia="等线" w:hAnsi="等线" w:cs="宋体" w:hint="eastAsia"/>
                <w:sz w:val="22"/>
                <w:lang w:eastAsia="zh-CN"/>
              </w:rPr>
              <w:t>P1</w:t>
            </w:r>
          </w:p>
        </w:tc>
        <w:tc>
          <w:tcPr>
            <w:tcW w:w="1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EEF07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CCTCTTCGCAAATTCGGCTTAT</w:t>
            </w:r>
          </w:p>
        </w:tc>
        <w:tc>
          <w:tcPr>
            <w:tcW w:w="14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489BA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CGCACCATATTTAACCCTCCCAT</w:t>
            </w:r>
          </w:p>
        </w:tc>
        <w:tc>
          <w:tcPr>
            <w:tcW w:w="11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948887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355</w:t>
            </w:r>
          </w:p>
        </w:tc>
      </w:tr>
      <w:tr w:rsidR="00465497" w:rsidRPr="00E93E71" w14:paraId="1987055B" w14:textId="77777777" w:rsidTr="00465497">
        <w:trPr>
          <w:trHeight w:val="330"/>
        </w:trPr>
        <w:tc>
          <w:tcPr>
            <w:tcW w:w="8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8298D" w14:textId="77777777" w:rsidR="00465497" w:rsidRPr="00E93E71" w:rsidRDefault="00465497" w:rsidP="00465497">
            <w:pPr>
              <w:spacing w:before="0" w:after="0"/>
              <w:jc w:val="center"/>
              <w:rPr>
                <w:rFonts w:ascii="等线" w:eastAsia="等线" w:hAnsi="等线" w:cs="宋体"/>
                <w:sz w:val="22"/>
                <w:lang w:eastAsia="zh-CN"/>
              </w:rPr>
            </w:pPr>
            <w:r w:rsidRPr="00E93E71">
              <w:rPr>
                <w:rFonts w:ascii="等线" w:eastAsia="等线" w:hAnsi="等线" w:cs="宋体" w:hint="eastAsia"/>
                <w:sz w:val="22"/>
                <w:lang w:eastAsia="zh-CN"/>
              </w:rPr>
              <w:t>P2</w:t>
            </w:r>
          </w:p>
        </w:tc>
        <w:tc>
          <w:tcPr>
            <w:tcW w:w="1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F0706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TCCTAAAAGTTTGAAGTGGAGGAA</w:t>
            </w:r>
          </w:p>
        </w:tc>
        <w:tc>
          <w:tcPr>
            <w:tcW w:w="14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D543C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CCCACAGTCATCCCACCTAG</w:t>
            </w:r>
          </w:p>
        </w:tc>
        <w:tc>
          <w:tcPr>
            <w:tcW w:w="11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56096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444</w:t>
            </w:r>
          </w:p>
        </w:tc>
      </w:tr>
      <w:tr w:rsidR="00465497" w:rsidRPr="00E93E71" w14:paraId="7AD2C923" w14:textId="77777777" w:rsidTr="00465497">
        <w:trPr>
          <w:trHeight w:val="330"/>
        </w:trPr>
        <w:tc>
          <w:tcPr>
            <w:tcW w:w="8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523A3" w14:textId="77777777" w:rsidR="00465497" w:rsidRPr="00E93E71" w:rsidRDefault="00465497" w:rsidP="00465497">
            <w:pPr>
              <w:spacing w:before="0" w:after="0"/>
              <w:jc w:val="center"/>
              <w:rPr>
                <w:rFonts w:ascii="等线" w:eastAsia="等线" w:hAnsi="等线" w:cs="宋体"/>
                <w:sz w:val="22"/>
                <w:lang w:eastAsia="zh-CN"/>
              </w:rPr>
            </w:pPr>
            <w:r w:rsidRPr="00E93E71">
              <w:rPr>
                <w:rFonts w:ascii="等线" w:eastAsia="等线" w:hAnsi="等线" w:cs="宋体" w:hint="eastAsia"/>
                <w:sz w:val="22"/>
                <w:lang w:eastAsia="zh-CN"/>
              </w:rPr>
              <w:t>P3</w:t>
            </w:r>
          </w:p>
        </w:tc>
        <w:tc>
          <w:tcPr>
            <w:tcW w:w="1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950B2A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GCGGATTTGGTCAGGGAGAT</w:t>
            </w:r>
          </w:p>
        </w:tc>
        <w:tc>
          <w:tcPr>
            <w:tcW w:w="14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A3A48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GGTAAACGACCCAAAGCAATTTG</w:t>
            </w:r>
          </w:p>
        </w:tc>
        <w:tc>
          <w:tcPr>
            <w:tcW w:w="11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A7E79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300</w:t>
            </w:r>
          </w:p>
        </w:tc>
      </w:tr>
      <w:tr w:rsidR="00465497" w:rsidRPr="00E93E71" w14:paraId="0E05D35C" w14:textId="77777777" w:rsidTr="00465497">
        <w:trPr>
          <w:trHeight w:val="330"/>
        </w:trPr>
        <w:tc>
          <w:tcPr>
            <w:tcW w:w="8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B3F93" w14:textId="77777777" w:rsidR="00465497" w:rsidRPr="00E93E71" w:rsidRDefault="00465497" w:rsidP="00465497">
            <w:pPr>
              <w:spacing w:before="0" w:after="0"/>
              <w:jc w:val="center"/>
              <w:rPr>
                <w:rFonts w:ascii="等线" w:eastAsia="等线" w:hAnsi="等线" w:cs="宋体"/>
                <w:sz w:val="22"/>
                <w:lang w:eastAsia="zh-CN"/>
              </w:rPr>
            </w:pPr>
            <w:r w:rsidRPr="00E93E71">
              <w:rPr>
                <w:rFonts w:ascii="等线" w:eastAsia="等线" w:hAnsi="等线" w:cs="宋体" w:hint="eastAsia"/>
                <w:sz w:val="22"/>
                <w:lang w:eastAsia="zh-CN"/>
              </w:rPr>
              <w:t>P4</w:t>
            </w:r>
          </w:p>
        </w:tc>
        <w:tc>
          <w:tcPr>
            <w:tcW w:w="1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2A79F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GTTGTTCCGATTAGTGCGCG</w:t>
            </w:r>
          </w:p>
        </w:tc>
        <w:tc>
          <w:tcPr>
            <w:tcW w:w="14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54199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CATGCCTGTTCGAAATGCCA</w:t>
            </w:r>
          </w:p>
        </w:tc>
        <w:tc>
          <w:tcPr>
            <w:tcW w:w="11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526552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581</w:t>
            </w:r>
          </w:p>
        </w:tc>
      </w:tr>
      <w:tr w:rsidR="00465497" w:rsidRPr="00E93E71" w14:paraId="388B98A6" w14:textId="77777777" w:rsidTr="00465497">
        <w:trPr>
          <w:trHeight w:val="330"/>
        </w:trPr>
        <w:tc>
          <w:tcPr>
            <w:tcW w:w="8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A185D" w14:textId="77777777" w:rsidR="00465497" w:rsidRPr="00E93E71" w:rsidRDefault="00465497" w:rsidP="00465497">
            <w:pPr>
              <w:spacing w:before="0" w:after="0"/>
              <w:jc w:val="center"/>
              <w:rPr>
                <w:rFonts w:ascii="等线" w:eastAsia="等线" w:hAnsi="等线" w:cs="宋体"/>
                <w:sz w:val="22"/>
                <w:lang w:eastAsia="zh-CN"/>
              </w:rPr>
            </w:pPr>
            <w:r w:rsidRPr="00E93E71">
              <w:rPr>
                <w:rFonts w:ascii="等线" w:eastAsia="等线" w:hAnsi="等线" w:cs="宋体" w:hint="eastAsia"/>
                <w:sz w:val="22"/>
                <w:lang w:eastAsia="zh-CN"/>
              </w:rPr>
              <w:t>P5</w:t>
            </w:r>
          </w:p>
        </w:tc>
        <w:tc>
          <w:tcPr>
            <w:tcW w:w="15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55425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ATGGGGGAGATCTAGGGTGG</w:t>
            </w:r>
          </w:p>
        </w:tc>
        <w:tc>
          <w:tcPr>
            <w:tcW w:w="14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9D74C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TGGGATCCGGACTCTTTTGG</w:t>
            </w:r>
          </w:p>
        </w:tc>
        <w:tc>
          <w:tcPr>
            <w:tcW w:w="11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55FDD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201</w:t>
            </w:r>
          </w:p>
        </w:tc>
      </w:tr>
      <w:tr w:rsidR="00465497" w:rsidRPr="00E93E71" w14:paraId="68AC4222" w14:textId="77777777" w:rsidTr="00465497">
        <w:trPr>
          <w:trHeight w:val="330"/>
        </w:trPr>
        <w:tc>
          <w:tcPr>
            <w:tcW w:w="86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6BD96A" w14:textId="77777777" w:rsidR="00465497" w:rsidRPr="00E93E71" w:rsidRDefault="00465497" w:rsidP="00465497">
            <w:pPr>
              <w:spacing w:before="0" w:after="0"/>
              <w:jc w:val="center"/>
              <w:rPr>
                <w:rFonts w:ascii="等线" w:eastAsia="等线" w:hAnsi="等线" w:cs="宋体"/>
                <w:sz w:val="22"/>
                <w:lang w:eastAsia="zh-CN"/>
              </w:rPr>
            </w:pPr>
            <w:r w:rsidRPr="00E93E71">
              <w:rPr>
                <w:rFonts w:ascii="等线" w:eastAsia="等线" w:hAnsi="等线" w:cs="宋体" w:hint="eastAsia"/>
                <w:sz w:val="22"/>
                <w:lang w:eastAsia="zh-CN"/>
              </w:rPr>
              <w:t>P6</w:t>
            </w:r>
          </w:p>
        </w:tc>
        <w:tc>
          <w:tcPr>
            <w:tcW w:w="154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80B1CA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GTTGTTCCGATTAGTGCGCG</w:t>
            </w:r>
          </w:p>
        </w:tc>
        <w:tc>
          <w:tcPr>
            <w:tcW w:w="148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317D01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TCGGAGACCCAGGAAAACAG</w:t>
            </w:r>
          </w:p>
        </w:tc>
        <w:tc>
          <w:tcPr>
            <w:tcW w:w="11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957B6A" w14:textId="77777777" w:rsidR="00465497" w:rsidRPr="00E93E71" w:rsidRDefault="00465497" w:rsidP="00465497">
            <w:pPr>
              <w:spacing w:before="0" w:after="0"/>
              <w:jc w:val="center"/>
              <w:rPr>
                <w:rFonts w:ascii="微软雅黑" w:eastAsia="微软雅黑" w:hAnsi="微软雅黑" w:cs="宋体"/>
                <w:sz w:val="22"/>
                <w:lang w:eastAsia="zh-CN"/>
              </w:rPr>
            </w:pPr>
            <w:r w:rsidRPr="00E93E71">
              <w:rPr>
                <w:rFonts w:ascii="微软雅黑" w:eastAsia="微软雅黑" w:hAnsi="微软雅黑" w:cs="宋体" w:hint="eastAsia"/>
                <w:sz w:val="22"/>
                <w:lang w:eastAsia="zh-CN"/>
              </w:rPr>
              <w:t>348</w:t>
            </w:r>
          </w:p>
        </w:tc>
      </w:tr>
    </w:tbl>
    <w:p w14:paraId="4B57D8C8" w14:textId="77777777" w:rsidR="003778B6" w:rsidRPr="00E93E71" w:rsidRDefault="003778B6" w:rsidP="00654E8F">
      <w:pPr>
        <w:spacing w:before="240"/>
      </w:pPr>
    </w:p>
    <w:sectPr w:rsidR="003778B6" w:rsidRPr="00E93E71" w:rsidSect="00B31D69">
      <w:pgSz w:w="15840" w:h="12240" w:orient="landscape"/>
      <w:pgMar w:top="1282" w:right="1138" w:bottom="1181" w:left="113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A6C6C" w14:textId="77777777" w:rsidR="00211A25" w:rsidRDefault="00211A25" w:rsidP="00117666">
      <w:pPr>
        <w:spacing w:after="0"/>
      </w:pPr>
      <w:r>
        <w:separator/>
      </w:r>
    </w:p>
  </w:endnote>
  <w:endnote w:type="continuationSeparator" w:id="0">
    <w:p w14:paraId="4E69A5CA" w14:textId="77777777" w:rsidR="00211A25" w:rsidRDefault="00211A25" w:rsidP="001176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Linotype-Bold">
    <w:altName w:val="Segoe Print"/>
    <w:charset w:val="00"/>
    <w:family w:val="auto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3025F" w14:textId="77777777" w:rsidR="00995F6A" w:rsidRPr="00577C4C" w:rsidRDefault="00C52A7B">
    <w:pPr>
      <w:rPr>
        <w:color w:val="C0000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2EAD14" wp14:editId="71B2BC98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0BC4D33" w14:textId="77777777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2B4A57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2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2EAD1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" filled="f" stroked="f" strokeweight=".5pt">
              <v:textbox style="mso-fit-shape-to-text:t">
                <w:txbxContent>
                  <w:p w14:paraId="50BC4D33" w14:textId="77777777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2B4A57">
                      <w:rPr>
                        <w:noProof/>
                        <w:color w:val="000000" w:themeColor="text1"/>
                        <w:szCs w:val="40"/>
                      </w:rPr>
                      <w:t>2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D6A35" w14:textId="77777777" w:rsidR="00995F6A" w:rsidRPr="00577C4C" w:rsidRDefault="00C52A7B">
    <w:pPr>
      <w:rPr>
        <w:b/>
        <w:sz w:val="2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70F9F55F" wp14:editId="40473BEB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70F0D09" w14:textId="77777777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994A3D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3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0F9F55F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7" type="#_x0000_t202" style="position:absolute;margin-left:67.6pt;margin-top:0;width:118.8pt;height:31.15pt;z-index:251646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" filled="f" stroked="f" strokeweight=".5pt">
              <v:textbox style="mso-fit-shape-to-text:t">
                <w:txbxContent>
                  <w:p w14:paraId="570F0D09" w14:textId="77777777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994A3D">
                      <w:rPr>
                        <w:noProof/>
                        <w:color w:val="000000" w:themeColor="text1"/>
                        <w:szCs w:val="40"/>
                      </w:rPr>
                      <w:t>3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96CFC" w14:textId="77777777" w:rsidR="00211A25" w:rsidRDefault="00211A25" w:rsidP="00117666">
      <w:pPr>
        <w:spacing w:after="0"/>
      </w:pPr>
      <w:r>
        <w:separator/>
      </w:r>
    </w:p>
  </w:footnote>
  <w:footnote w:type="continuationSeparator" w:id="0">
    <w:p w14:paraId="15C1B846" w14:textId="77777777" w:rsidR="00211A25" w:rsidRDefault="00211A25" w:rsidP="001176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EF00C" w14:textId="77777777" w:rsidR="00995F6A" w:rsidRPr="009151AA" w:rsidRDefault="00C52A7B">
    <w:pPr>
      <w:rPr>
        <w:rFonts w:cs="Times New Roman"/>
      </w:rPr>
    </w:pPr>
    <w:r w:rsidRPr="009151AA">
      <w:rPr>
        <w:rFonts w:cs="Times New Roman"/>
      </w:rPr>
      <w:ptab w:relativeTo="margin" w:alignment="center" w:leader="none"/>
    </w:r>
    <w:r w:rsidRPr="009151AA">
      <w:rPr>
        <w:rFonts w:cs="Times New Roman"/>
      </w:rPr>
      <w:ptab w:relativeTo="margin" w:alignment="right" w:leader="none"/>
    </w:r>
    <w:r w:rsidR="001549D3" w:rsidRPr="009151AA">
      <w:rPr>
        <w:rFonts w:cs="Times New Roman"/>
      </w:rPr>
      <w:t>Supplementary Material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D68C6" w14:textId="77777777" w:rsidR="00995F6A" w:rsidRDefault="0093429D" w:rsidP="0093429D">
    <w:r w:rsidRPr="005A1D84">
      <w:rPr>
        <w:b/>
        <w:noProof/>
        <w:color w:val="A6A6A6" w:themeColor="background1" w:themeShade="A6"/>
        <w:lang w:val="en-GB" w:eastAsia="en-GB"/>
      </w:rPr>
      <w:drawing>
        <wp:inline distT="0" distB="0" distL="0" distR="0" wp14:anchorId="07D26A56" wp14:editId="2E460F0E">
          <wp:extent cx="1382534" cy="497091"/>
          <wp:effectExtent l="0" t="0" r="0" b="0"/>
          <wp:docPr id="6" name="Picture 7" descr="C:\Users\Elaine.Scott\Documents\LaTex\____TEST____Frontiers_LaTeX_Templates_V2.5\Frontiers LaTeX (Science, Health and Engineering) V2.5 - with Supplementary material (V1.2)\logo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laine.Scott\Documents\LaTex\____TEST____Frontiers_LaTeX_Templates_V2.5\Frontiers LaTeX (Science, Health and Engineering) V2.5 - with Supplementary material (V1.2)\logo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4909" cy="5518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52A7B" w:rsidRPr="007E3148">
      <w:rPr>
        <w:b/>
      </w:rPr>
      <w:ptab w:relativeTo="margin" w:alignment="center" w:leader="none"/>
    </w:r>
    <w:r w:rsidR="00C52A7B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7666"/>
    <w:multiLevelType w:val="multilevel"/>
    <w:tmpl w:val="615EAD2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lang w:val="en-GB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DF3AB7"/>
    <w:multiLevelType w:val="hybridMultilevel"/>
    <w:tmpl w:val="8E5CD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0601A"/>
    <w:multiLevelType w:val="multilevel"/>
    <w:tmpl w:val="2D740DBE"/>
    <w:styleLink w:val="Headings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3" w15:restartNumberingAfterBreak="0">
    <w:nsid w:val="225305B5"/>
    <w:multiLevelType w:val="hybridMultilevel"/>
    <w:tmpl w:val="4F8C24FA"/>
    <w:lvl w:ilvl="0" w:tplc="A9DCD718">
      <w:start w:val="1"/>
      <w:numFmt w:val="bullet"/>
      <w:pStyle w:val="a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9F1D82"/>
    <w:multiLevelType w:val="hybridMultilevel"/>
    <w:tmpl w:val="734A7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E6C4F"/>
    <w:multiLevelType w:val="hybridMultilevel"/>
    <w:tmpl w:val="E39A3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73C1D"/>
    <w:multiLevelType w:val="multilevel"/>
    <w:tmpl w:val="61DCC3B2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num w:numId="1" w16cid:durableId="2118602075">
    <w:abstractNumId w:val="0"/>
  </w:num>
  <w:num w:numId="2" w16cid:durableId="484711579">
    <w:abstractNumId w:val="4"/>
  </w:num>
  <w:num w:numId="3" w16cid:durableId="400955172">
    <w:abstractNumId w:val="1"/>
  </w:num>
  <w:num w:numId="4" w16cid:durableId="1665208024">
    <w:abstractNumId w:val="5"/>
  </w:num>
  <w:num w:numId="5" w16cid:durableId="1076636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45995745">
    <w:abstractNumId w:val="3"/>
  </w:num>
  <w:num w:numId="7" w16cid:durableId="1515463679">
    <w:abstractNumId w:val="6"/>
  </w:num>
  <w:num w:numId="8" w16cid:durableId="61997773">
    <w:abstractNumId w:val="6"/>
  </w:num>
  <w:num w:numId="9" w16cid:durableId="93329852">
    <w:abstractNumId w:val="6"/>
  </w:num>
  <w:num w:numId="10" w16cid:durableId="1399132704">
    <w:abstractNumId w:val="6"/>
  </w:num>
  <w:num w:numId="11" w16cid:durableId="408813977">
    <w:abstractNumId w:val="6"/>
  </w:num>
  <w:num w:numId="12" w16cid:durableId="916748779">
    <w:abstractNumId w:val="6"/>
  </w:num>
  <w:num w:numId="13" w16cid:durableId="1271937808">
    <w:abstractNumId w:val="3"/>
  </w:num>
  <w:num w:numId="14" w16cid:durableId="1658806618">
    <w:abstractNumId w:val="2"/>
  </w:num>
  <w:num w:numId="15" w16cid:durableId="1480801507">
    <w:abstractNumId w:val="2"/>
  </w:num>
  <w:num w:numId="16" w16cid:durableId="827089174">
    <w:abstractNumId w:val="2"/>
  </w:num>
  <w:num w:numId="17" w16cid:durableId="634944535">
    <w:abstractNumId w:val="2"/>
  </w:num>
  <w:num w:numId="18" w16cid:durableId="1122918398">
    <w:abstractNumId w:val="2"/>
  </w:num>
  <w:num w:numId="19" w16cid:durableId="359093951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en 建双">
    <w15:presenceInfo w15:providerId="Windows Live" w15:userId="56570a64f1a179b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0B5"/>
    <w:rsid w:val="0001436A"/>
    <w:rsid w:val="000174B2"/>
    <w:rsid w:val="0003275C"/>
    <w:rsid w:val="00034304"/>
    <w:rsid w:val="00035434"/>
    <w:rsid w:val="00050486"/>
    <w:rsid w:val="00052A14"/>
    <w:rsid w:val="00061364"/>
    <w:rsid w:val="00077D53"/>
    <w:rsid w:val="000C27F0"/>
    <w:rsid w:val="000D6831"/>
    <w:rsid w:val="000F4718"/>
    <w:rsid w:val="00105FD9"/>
    <w:rsid w:val="001078C9"/>
    <w:rsid w:val="00117666"/>
    <w:rsid w:val="00122C67"/>
    <w:rsid w:val="001274A3"/>
    <w:rsid w:val="0012758E"/>
    <w:rsid w:val="001549D3"/>
    <w:rsid w:val="00160065"/>
    <w:rsid w:val="00177D84"/>
    <w:rsid w:val="00180FCD"/>
    <w:rsid w:val="0019779C"/>
    <w:rsid w:val="001A3616"/>
    <w:rsid w:val="001A5531"/>
    <w:rsid w:val="001B6484"/>
    <w:rsid w:val="001B677E"/>
    <w:rsid w:val="001C27F5"/>
    <w:rsid w:val="001D0F7F"/>
    <w:rsid w:val="001D3893"/>
    <w:rsid w:val="001D55C1"/>
    <w:rsid w:val="001E2B57"/>
    <w:rsid w:val="001F1256"/>
    <w:rsid w:val="00211A25"/>
    <w:rsid w:val="00225D53"/>
    <w:rsid w:val="0024371C"/>
    <w:rsid w:val="00244EE0"/>
    <w:rsid w:val="00245955"/>
    <w:rsid w:val="00251A55"/>
    <w:rsid w:val="00253C50"/>
    <w:rsid w:val="002566C8"/>
    <w:rsid w:val="00267D18"/>
    <w:rsid w:val="00274347"/>
    <w:rsid w:val="002868E2"/>
    <w:rsid w:val="002869C3"/>
    <w:rsid w:val="00293340"/>
    <w:rsid w:val="002936E4"/>
    <w:rsid w:val="002B4A57"/>
    <w:rsid w:val="002C74CA"/>
    <w:rsid w:val="003123F4"/>
    <w:rsid w:val="0032217B"/>
    <w:rsid w:val="00342F59"/>
    <w:rsid w:val="003544FB"/>
    <w:rsid w:val="003603E0"/>
    <w:rsid w:val="003778B6"/>
    <w:rsid w:val="00385322"/>
    <w:rsid w:val="003B1C03"/>
    <w:rsid w:val="003B3301"/>
    <w:rsid w:val="003D2F2D"/>
    <w:rsid w:val="00401590"/>
    <w:rsid w:val="004241F6"/>
    <w:rsid w:val="00446EBE"/>
    <w:rsid w:val="00447801"/>
    <w:rsid w:val="00452E9C"/>
    <w:rsid w:val="00462093"/>
    <w:rsid w:val="00465497"/>
    <w:rsid w:val="004735C8"/>
    <w:rsid w:val="004947A6"/>
    <w:rsid w:val="004961FF"/>
    <w:rsid w:val="004B3D7B"/>
    <w:rsid w:val="004D1F67"/>
    <w:rsid w:val="004D4494"/>
    <w:rsid w:val="0050584C"/>
    <w:rsid w:val="0051004A"/>
    <w:rsid w:val="00517A89"/>
    <w:rsid w:val="005250F2"/>
    <w:rsid w:val="00526686"/>
    <w:rsid w:val="0055553E"/>
    <w:rsid w:val="00591CAB"/>
    <w:rsid w:val="00593EEA"/>
    <w:rsid w:val="005A4D66"/>
    <w:rsid w:val="005A5EEE"/>
    <w:rsid w:val="005A69DA"/>
    <w:rsid w:val="005D46EE"/>
    <w:rsid w:val="005E6C19"/>
    <w:rsid w:val="006028C0"/>
    <w:rsid w:val="00617BE4"/>
    <w:rsid w:val="0062026F"/>
    <w:rsid w:val="006375C7"/>
    <w:rsid w:val="0063766F"/>
    <w:rsid w:val="00654E8F"/>
    <w:rsid w:val="00660D05"/>
    <w:rsid w:val="00664F15"/>
    <w:rsid w:val="006820B1"/>
    <w:rsid w:val="006B7D14"/>
    <w:rsid w:val="006C124F"/>
    <w:rsid w:val="006C4D4D"/>
    <w:rsid w:val="006D5BE9"/>
    <w:rsid w:val="006E0A49"/>
    <w:rsid w:val="00701727"/>
    <w:rsid w:val="0070566C"/>
    <w:rsid w:val="00714A6F"/>
    <w:rsid w:val="00714C50"/>
    <w:rsid w:val="00715DB5"/>
    <w:rsid w:val="00725A7D"/>
    <w:rsid w:val="00731D59"/>
    <w:rsid w:val="00735065"/>
    <w:rsid w:val="007501BE"/>
    <w:rsid w:val="00754E36"/>
    <w:rsid w:val="00782330"/>
    <w:rsid w:val="0078534F"/>
    <w:rsid w:val="00790BB3"/>
    <w:rsid w:val="00791944"/>
    <w:rsid w:val="00797FB4"/>
    <w:rsid w:val="007C1077"/>
    <w:rsid w:val="007C206C"/>
    <w:rsid w:val="007D36ED"/>
    <w:rsid w:val="007F04E4"/>
    <w:rsid w:val="007F58F8"/>
    <w:rsid w:val="00811CFF"/>
    <w:rsid w:val="00817DD6"/>
    <w:rsid w:val="00824747"/>
    <w:rsid w:val="0083759F"/>
    <w:rsid w:val="00857E98"/>
    <w:rsid w:val="00885156"/>
    <w:rsid w:val="008865CA"/>
    <w:rsid w:val="008C494E"/>
    <w:rsid w:val="008F6FF3"/>
    <w:rsid w:val="009151AA"/>
    <w:rsid w:val="0091733C"/>
    <w:rsid w:val="00917ED8"/>
    <w:rsid w:val="0092691E"/>
    <w:rsid w:val="0093429D"/>
    <w:rsid w:val="0093671B"/>
    <w:rsid w:val="00943573"/>
    <w:rsid w:val="009457DA"/>
    <w:rsid w:val="00961FCF"/>
    <w:rsid w:val="00964134"/>
    <w:rsid w:val="00970F7D"/>
    <w:rsid w:val="00982D7C"/>
    <w:rsid w:val="009868C9"/>
    <w:rsid w:val="00994A3D"/>
    <w:rsid w:val="00995323"/>
    <w:rsid w:val="0099734A"/>
    <w:rsid w:val="009A7333"/>
    <w:rsid w:val="009C2B12"/>
    <w:rsid w:val="009C6CF3"/>
    <w:rsid w:val="00A12752"/>
    <w:rsid w:val="00A1420A"/>
    <w:rsid w:val="00A16CBA"/>
    <w:rsid w:val="00A174D9"/>
    <w:rsid w:val="00A26151"/>
    <w:rsid w:val="00A663C0"/>
    <w:rsid w:val="00A7601E"/>
    <w:rsid w:val="00AA4D24"/>
    <w:rsid w:val="00AB6715"/>
    <w:rsid w:val="00AC5C04"/>
    <w:rsid w:val="00AD76D2"/>
    <w:rsid w:val="00AF688B"/>
    <w:rsid w:val="00B1671E"/>
    <w:rsid w:val="00B2190A"/>
    <w:rsid w:val="00B25EB8"/>
    <w:rsid w:val="00B31D69"/>
    <w:rsid w:val="00B35F50"/>
    <w:rsid w:val="00B37F4D"/>
    <w:rsid w:val="00B6209A"/>
    <w:rsid w:val="00B6299F"/>
    <w:rsid w:val="00B634BC"/>
    <w:rsid w:val="00B87772"/>
    <w:rsid w:val="00B90176"/>
    <w:rsid w:val="00B945C9"/>
    <w:rsid w:val="00BB4F80"/>
    <w:rsid w:val="00BE332B"/>
    <w:rsid w:val="00BE7714"/>
    <w:rsid w:val="00C14000"/>
    <w:rsid w:val="00C30AA7"/>
    <w:rsid w:val="00C50182"/>
    <w:rsid w:val="00C5169D"/>
    <w:rsid w:val="00C52A7B"/>
    <w:rsid w:val="00C56BAF"/>
    <w:rsid w:val="00C679AA"/>
    <w:rsid w:val="00C75972"/>
    <w:rsid w:val="00C82F6A"/>
    <w:rsid w:val="00CA3B1B"/>
    <w:rsid w:val="00CD066B"/>
    <w:rsid w:val="00CD1B7B"/>
    <w:rsid w:val="00CE4FEE"/>
    <w:rsid w:val="00CF723A"/>
    <w:rsid w:val="00D060CF"/>
    <w:rsid w:val="00D12257"/>
    <w:rsid w:val="00D55F5F"/>
    <w:rsid w:val="00D771B6"/>
    <w:rsid w:val="00D9282D"/>
    <w:rsid w:val="00D932F2"/>
    <w:rsid w:val="00D93F4F"/>
    <w:rsid w:val="00DB59C3"/>
    <w:rsid w:val="00DC259A"/>
    <w:rsid w:val="00DC2EA1"/>
    <w:rsid w:val="00DC4DC4"/>
    <w:rsid w:val="00DD56F7"/>
    <w:rsid w:val="00DE23E8"/>
    <w:rsid w:val="00E0117C"/>
    <w:rsid w:val="00E35868"/>
    <w:rsid w:val="00E43760"/>
    <w:rsid w:val="00E52377"/>
    <w:rsid w:val="00E537AD"/>
    <w:rsid w:val="00E64E17"/>
    <w:rsid w:val="00E67DAB"/>
    <w:rsid w:val="00E84C7A"/>
    <w:rsid w:val="00E85677"/>
    <w:rsid w:val="00E866C9"/>
    <w:rsid w:val="00E93E71"/>
    <w:rsid w:val="00EA1CBB"/>
    <w:rsid w:val="00EA3D3C"/>
    <w:rsid w:val="00EA6BF0"/>
    <w:rsid w:val="00EB3D01"/>
    <w:rsid w:val="00EB4DEF"/>
    <w:rsid w:val="00EC090A"/>
    <w:rsid w:val="00EC472C"/>
    <w:rsid w:val="00ED20B5"/>
    <w:rsid w:val="00EE682B"/>
    <w:rsid w:val="00F04B4C"/>
    <w:rsid w:val="00F236D9"/>
    <w:rsid w:val="00F46900"/>
    <w:rsid w:val="00F61D89"/>
    <w:rsid w:val="00F77001"/>
    <w:rsid w:val="00F80DA0"/>
    <w:rsid w:val="00F83643"/>
    <w:rsid w:val="00F85F6E"/>
    <w:rsid w:val="00FA7ACA"/>
    <w:rsid w:val="00FC5CC8"/>
    <w:rsid w:val="00FD30C2"/>
    <w:rsid w:val="00FE556C"/>
    <w:rsid w:val="00FE7AFD"/>
    <w:rsid w:val="00FF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6DB94A"/>
  <w15:docId w15:val="{88748FF8-5D22-488D-A39B-60AD9369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B6715"/>
    <w:pPr>
      <w:spacing w:before="120" w:after="240" w:line="24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0"/>
    <w:link w:val="10"/>
    <w:uiPriority w:val="2"/>
    <w:qFormat/>
    <w:rsid w:val="00AB6715"/>
    <w:pPr>
      <w:numPr>
        <w:numId w:val="19"/>
      </w:numPr>
      <w:spacing w:before="240"/>
      <w:contextualSpacing w:val="0"/>
      <w:outlineLvl w:val="0"/>
    </w:pPr>
    <w:rPr>
      <w:b/>
    </w:rPr>
  </w:style>
  <w:style w:type="paragraph" w:styleId="2">
    <w:name w:val="heading 2"/>
    <w:basedOn w:val="1"/>
    <w:next w:val="a0"/>
    <w:link w:val="20"/>
    <w:uiPriority w:val="2"/>
    <w:qFormat/>
    <w:rsid w:val="00AB6715"/>
    <w:pPr>
      <w:numPr>
        <w:ilvl w:val="1"/>
      </w:numPr>
      <w:spacing w:after="200"/>
      <w:outlineLvl w:val="1"/>
    </w:pPr>
  </w:style>
  <w:style w:type="paragraph" w:styleId="3">
    <w:name w:val="heading 3"/>
    <w:basedOn w:val="a0"/>
    <w:next w:val="a0"/>
    <w:link w:val="30"/>
    <w:uiPriority w:val="2"/>
    <w:qFormat/>
    <w:rsid w:val="00AB6715"/>
    <w:pPr>
      <w:keepNext/>
      <w:keepLines/>
      <w:numPr>
        <w:ilvl w:val="2"/>
        <w:numId w:val="19"/>
      </w:numPr>
      <w:spacing w:before="40" w:after="12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0"/>
    <w:link w:val="40"/>
    <w:uiPriority w:val="2"/>
    <w:qFormat/>
    <w:rsid w:val="00AB6715"/>
    <w:pPr>
      <w:numPr>
        <w:ilvl w:val="3"/>
      </w:numPr>
      <w:outlineLvl w:val="3"/>
    </w:pPr>
    <w:rPr>
      <w:iCs/>
    </w:rPr>
  </w:style>
  <w:style w:type="paragraph" w:styleId="5">
    <w:name w:val="heading 5"/>
    <w:basedOn w:val="4"/>
    <w:next w:val="a0"/>
    <w:link w:val="50"/>
    <w:uiPriority w:val="2"/>
    <w:qFormat/>
    <w:rsid w:val="00AB6715"/>
    <w:pPr>
      <w:numPr>
        <w:ilvl w:val="4"/>
      </w:numPr>
      <w:outlineLvl w:val="4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character" w:customStyle="1" w:styleId="20">
    <w:name w:val="标题 2 字符"/>
    <w:basedOn w:val="a1"/>
    <w:link w:val="2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paragraph" w:styleId="a4">
    <w:name w:val="Subtitle"/>
    <w:basedOn w:val="a0"/>
    <w:next w:val="a0"/>
    <w:link w:val="a5"/>
    <w:uiPriority w:val="99"/>
    <w:unhideWhenUsed/>
    <w:qFormat/>
    <w:rsid w:val="00AB6715"/>
    <w:pPr>
      <w:spacing w:before="240"/>
    </w:pPr>
    <w:rPr>
      <w:rFonts w:cs="Times New Roman"/>
      <w:b/>
      <w:szCs w:val="24"/>
    </w:rPr>
  </w:style>
  <w:style w:type="character" w:customStyle="1" w:styleId="a5">
    <w:name w:val="副标题 字符"/>
    <w:basedOn w:val="a1"/>
    <w:link w:val="a4"/>
    <w:uiPriority w:val="99"/>
    <w:rsid w:val="00AB6715"/>
    <w:rPr>
      <w:rFonts w:ascii="Times New Roman" w:hAnsi="Times New Roman" w:cs="Times New Roman"/>
      <w:b/>
      <w:sz w:val="24"/>
      <w:szCs w:val="24"/>
    </w:rPr>
  </w:style>
  <w:style w:type="paragraph" w:customStyle="1" w:styleId="AuthorList">
    <w:name w:val="Author List"/>
    <w:aliases w:val="Keywords,Abstract"/>
    <w:basedOn w:val="a4"/>
    <w:next w:val="a0"/>
    <w:uiPriority w:val="1"/>
    <w:qFormat/>
    <w:rsid w:val="00AB6715"/>
  </w:style>
  <w:style w:type="paragraph" w:styleId="a6">
    <w:name w:val="Balloon Text"/>
    <w:basedOn w:val="a0"/>
    <w:link w:val="a7"/>
    <w:uiPriority w:val="99"/>
    <w:semiHidden/>
    <w:unhideWhenUsed/>
    <w:rsid w:val="00AB6715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批注框文本 字符"/>
    <w:basedOn w:val="a1"/>
    <w:link w:val="a6"/>
    <w:uiPriority w:val="99"/>
    <w:semiHidden/>
    <w:rsid w:val="00AB6715"/>
    <w:rPr>
      <w:rFonts w:ascii="Tahoma" w:hAnsi="Tahoma" w:cs="Tahoma"/>
      <w:sz w:val="16"/>
      <w:szCs w:val="16"/>
    </w:rPr>
  </w:style>
  <w:style w:type="character" w:styleId="a8">
    <w:name w:val="Book Title"/>
    <w:basedOn w:val="a1"/>
    <w:uiPriority w:val="33"/>
    <w:qFormat/>
    <w:rsid w:val="00AB6715"/>
    <w:rPr>
      <w:rFonts w:ascii="Times New Roman" w:hAnsi="Times New Roman"/>
      <w:b/>
      <w:bCs/>
      <w:i/>
      <w:iCs/>
      <w:spacing w:val="5"/>
    </w:rPr>
  </w:style>
  <w:style w:type="paragraph" w:styleId="a9">
    <w:name w:val="caption"/>
    <w:basedOn w:val="a0"/>
    <w:next w:val="aa"/>
    <w:uiPriority w:val="35"/>
    <w:unhideWhenUsed/>
    <w:qFormat/>
    <w:rsid w:val="00AB6715"/>
    <w:pPr>
      <w:keepNext/>
    </w:pPr>
    <w:rPr>
      <w:rFonts w:cs="Times New Roman"/>
      <w:b/>
      <w:bCs/>
      <w:szCs w:val="24"/>
    </w:rPr>
  </w:style>
  <w:style w:type="paragraph" w:styleId="aa">
    <w:name w:val="No Spacing"/>
    <w:uiPriority w:val="99"/>
    <w:unhideWhenUsed/>
    <w:qFormat/>
    <w:rsid w:val="00AB6715"/>
    <w:pPr>
      <w:spacing w:after="0" w:line="240" w:lineRule="auto"/>
    </w:pPr>
    <w:rPr>
      <w:rFonts w:ascii="Times New Roman" w:hAnsi="Times New Roman"/>
      <w:sz w:val="24"/>
    </w:rPr>
  </w:style>
  <w:style w:type="character" w:styleId="ab">
    <w:name w:val="annotation reference"/>
    <w:basedOn w:val="a1"/>
    <w:uiPriority w:val="99"/>
    <w:semiHidden/>
    <w:unhideWhenUsed/>
    <w:rsid w:val="00AB6715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AB6715"/>
    <w:rPr>
      <w:sz w:val="20"/>
      <w:szCs w:val="20"/>
    </w:rPr>
  </w:style>
  <w:style w:type="character" w:customStyle="1" w:styleId="ad">
    <w:name w:val="批注文字 字符"/>
    <w:basedOn w:val="a1"/>
    <w:link w:val="ac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B6715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AB6715"/>
    <w:rPr>
      <w:rFonts w:ascii="Times New Roman" w:hAnsi="Times New Roman"/>
      <w:b/>
      <w:bCs/>
      <w:sz w:val="20"/>
      <w:szCs w:val="20"/>
    </w:rPr>
  </w:style>
  <w:style w:type="character" w:styleId="af0">
    <w:name w:val="Emphasis"/>
    <w:basedOn w:val="a1"/>
    <w:uiPriority w:val="20"/>
    <w:qFormat/>
    <w:rsid w:val="00AB6715"/>
    <w:rPr>
      <w:rFonts w:ascii="Times New Roman" w:hAnsi="Times New Roman"/>
      <w:i/>
      <w:iCs/>
    </w:rPr>
  </w:style>
  <w:style w:type="character" w:styleId="af1">
    <w:name w:val="endnote reference"/>
    <w:basedOn w:val="a1"/>
    <w:uiPriority w:val="99"/>
    <w:semiHidden/>
    <w:unhideWhenUsed/>
    <w:rsid w:val="00AB6715"/>
    <w:rPr>
      <w:vertAlign w:val="superscript"/>
    </w:rPr>
  </w:style>
  <w:style w:type="paragraph" w:styleId="af2">
    <w:name w:val="endnote text"/>
    <w:basedOn w:val="a0"/>
    <w:link w:val="af3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af3">
    <w:name w:val="尾注文本 字符"/>
    <w:basedOn w:val="a1"/>
    <w:link w:val="af2"/>
    <w:uiPriority w:val="99"/>
    <w:semiHidden/>
    <w:rsid w:val="00AB6715"/>
    <w:rPr>
      <w:rFonts w:ascii="Times New Roman" w:hAnsi="Times New Roman"/>
      <w:sz w:val="20"/>
      <w:szCs w:val="20"/>
    </w:rPr>
  </w:style>
  <w:style w:type="character" w:styleId="af4">
    <w:name w:val="FollowedHyperlink"/>
    <w:basedOn w:val="a1"/>
    <w:uiPriority w:val="99"/>
    <w:unhideWhenUsed/>
    <w:rsid w:val="00AB6715"/>
    <w:rPr>
      <w:color w:val="800080" w:themeColor="followedHyperlink"/>
      <w:u w:val="single"/>
    </w:rPr>
  </w:style>
  <w:style w:type="paragraph" w:styleId="af5">
    <w:name w:val="footer"/>
    <w:basedOn w:val="a0"/>
    <w:link w:val="af6"/>
    <w:unhideWhenUsed/>
    <w:rsid w:val="00AB6715"/>
    <w:pPr>
      <w:tabs>
        <w:tab w:val="center" w:pos="4844"/>
        <w:tab w:val="right" w:pos="9689"/>
      </w:tabs>
      <w:spacing w:after="0"/>
    </w:pPr>
  </w:style>
  <w:style w:type="character" w:customStyle="1" w:styleId="af6">
    <w:name w:val="页脚 字符"/>
    <w:basedOn w:val="a1"/>
    <w:link w:val="af5"/>
    <w:rsid w:val="00AB6715"/>
    <w:rPr>
      <w:rFonts w:ascii="Times New Roman" w:hAnsi="Times New Roman"/>
      <w:sz w:val="24"/>
    </w:rPr>
  </w:style>
  <w:style w:type="character" w:styleId="af7">
    <w:name w:val="footnote reference"/>
    <w:basedOn w:val="a1"/>
    <w:uiPriority w:val="99"/>
    <w:semiHidden/>
    <w:unhideWhenUsed/>
    <w:rsid w:val="00AB6715"/>
    <w:rPr>
      <w:vertAlign w:val="superscript"/>
    </w:rPr>
  </w:style>
  <w:style w:type="paragraph" w:styleId="af8">
    <w:name w:val="footnote text"/>
    <w:basedOn w:val="a0"/>
    <w:link w:val="af9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af9">
    <w:name w:val="脚注文本 字符"/>
    <w:basedOn w:val="a1"/>
    <w:link w:val="af8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afa">
    <w:name w:val="header"/>
    <w:basedOn w:val="a0"/>
    <w:link w:val="afb"/>
    <w:unhideWhenUsed/>
    <w:rsid w:val="00AB6715"/>
    <w:pPr>
      <w:tabs>
        <w:tab w:val="center" w:pos="4844"/>
        <w:tab w:val="right" w:pos="9689"/>
      </w:tabs>
    </w:pPr>
    <w:rPr>
      <w:b/>
    </w:rPr>
  </w:style>
  <w:style w:type="character" w:customStyle="1" w:styleId="afb">
    <w:name w:val="页眉 字符"/>
    <w:basedOn w:val="a1"/>
    <w:link w:val="afa"/>
    <w:rsid w:val="00AB6715"/>
    <w:rPr>
      <w:rFonts w:ascii="Times New Roman" w:hAnsi="Times New Roman"/>
      <w:b/>
      <w:sz w:val="24"/>
    </w:rPr>
  </w:style>
  <w:style w:type="paragraph" w:styleId="a">
    <w:name w:val="List Paragraph"/>
    <w:basedOn w:val="a0"/>
    <w:uiPriority w:val="3"/>
    <w:qFormat/>
    <w:rsid w:val="00AB6715"/>
    <w:pPr>
      <w:numPr>
        <w:numId w:val="13"/>
      </w:numPr>
      <w:contextualSpacing/>
    </w:pPr>
    <w:rPr>
      <w:rFonts w:eastAsia="Cambria" w:cs="Times New Roman"/>
      <w:szCs w:val="24"/>
    </w:rPr>
  </w:style>
  <w:style w:type="numbering" w:customStyle="1" w:styleId="Headings">
    <w:name w:val="Headings"/>
    <w:uiPriority w:val="99"/>
    <w:rsid w:val="00AB6715"/>
    <w:pPr>
      <w:numPr>
        <w:numId w:val="14"/>
      </w:numPr>
    </w:pPr>
  </w:style>
  <w:style w:type="character" w:styleId="afc">
    <w:name w:val="Hyperlink"/>
    <w:basedOn w:val="a1"/>
    <w:uiPriority w:val="99"/>
    <w:unhideWhenUsed/>
    <w:rsid w:val="00AB6715"/>
    <w:rPr>
      <w:color w:val="0000FF"/>
      <w:u w:val="single"/>
    </w:rPr>
  </w:style>
  <w:style w:type="character" w:styleId="afd">
    <w:name w:val="Intense Emphasis"/>
    <w:basedOn w:val="a1"/>
    <w:uiPriority w:val="21"/>
    <w:unhideWhenUsed/>
    <w:rsid w:val="00AB6715"/>
    <w:rPr>
      <w:rFonts w:ascii="Times New Roman" w:hAnsi="Times New Roman"/>
      <w:i/>
      <w:iCs/>
      <w:color w:val="auto"/>
    </w:rPr>
  </w:style>
  <w:style w:type="character" w:styleId="afe">
    <w:name w:val="Intense Reference"/>
    <w:basedOn w:val="a1"/>
    <w:uiPriority w:val="32"/>
    <w:qFormat/>
    <w:rsid w:val="00AB6715"/>
    <w:rPr>
      <w:b/>
      <w:bCs/>
      <w:smallCaps/>
      <w:color w:val="auto"/>
      <w:spacing w:val="5"/>
    </w:rPr>
  </w:style>
  <w:style w:type="character" w:styleId="aff">
    <w:name w:val="line number"/>
    <w:basedOn w:val="a1"/>
    <w:uiPriority w:val="99"/>
    <w:semiHidden/>
    <w:unhideWhenUsed/>
    <w:rsid w:val="00AB6715"/>
  </w:style>
  <w:style w:type="character" w:customStyle="1" w:styleId="30">
    <w:name w:val="标题 3 字符"/>
    <w:basedOn w:val="a1"/>
    <w:link w:val="3"/>
    <w:uiPriority w:val="2"/>
    <w:rsid w:val="00AB671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40">
    <w:name w:val="标题 4 字符"/>
    <w:basedOn w:val="a1"/>
    <w:link w:val="4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character" w:customStyle="1" w:styleId="50">
    <w:name w:val="标题 5 字符"/>
    <w:basedOn w:val="a1"/>
    <w:link w:val="5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paragraph" w:styleId="aff0">
    <w:name w:val="Normal (Web)"/>
    <w:basedOn w:val="a0"/>
    <w:uiPriority w:val="99"/>
    <w:unhideWhenUsed/>
    <w:rsid w:val="00AB6715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aff1">
    <w:name w:val="Quote"/>
    <w:basedOn w:val="a0"/>
    <w:next w:val="a0"/>
    <w:link w:val="aff2"/>
    <w:uiPriority w:val="29"/>
    <w:qFormat/>
    <w:rsid w:val="00AB671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2">
    <w:name w:val="引用 字符"/>
    <w:basedOn w:val="a1"/>
    <w:link w:val="aff1"/>
    <w:uiPriority w:val="29"/>
    <w:rsid w:val="00AB6715"/>
    <w:rPr>
      <w:rFonts w:ascii="Times New Roman" w:hAnsi="Times New Roman"/>
      <w:i/>
      <w:iCs/>
      <w:color w:val="404040" w:themeColor="text1" w:themeTint="BF"/>
      <w:sz w:val="24"/>
    </w:rPr>
  </w:style>
  <w:style w:type="character" w:styleId="aff3">
    <w:name w:val="Strong"/>
    <w:basedOn w:val="a1"/>
    <w:uiPriority w:val="22"/>
    <w:qFormat/>
    <w:rsid w:val="00AB6715"/>
    <w:rPr>
      <w:rFonts w:ascii="Times New Roman" w:hAnsi="Times New Roman"/>
      <w:b/>
      <w:bCs/>
    </w:rPr>
  </w:style>
  <w:style w:type="character" w:styleId="aff4">
    <w:name w:val="Subtle Emphasis"/>
    <w:basedOn w:val="a1"/>
    <w:uiPriority w:val="19"/>
    <w:qFormat/>
    <w:rsid w:val="00AB6715"/>
    <w:rPr>
      <w:rFonts w:ascii="Times New Roman" w:hAnsi="Times New Roman"/>
      <w:i/>
      <w:iCs/>
      <w:color w:val="404040" w:themeColor="text1" w:themeTint="BF"/>
    </w:rPr>
  </w:style>
  <w:style w:type="table" w:styleId="aff5">
    <w:name w:val="Table Grid"/>
    <w:basedOn w:val="a2"/>
    <w:uiPriority w:val="59"/>
    <w:rsid w:val="00AB6715"/>
    <w:pPr>
      <w:spacing w:after="0" w:line="240" w:lineRule="auto"/>
    </w:pPr>
    <w:rPr>
      <w:rFonts w:asciiTheme="majorHAnsi" w:hAnsiTheme="maj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Title"/>
    <w:basedOn w:val="a0"/>
    <w:next w:val="a0"/>
    <w:link w:val="aff7"/>
    <w:qFormat/>
    <w:rsid w:val="00AB6715"/>
    <w:pPr>
      <w:suppressLineNumbers/>
      <w:spacing w:before="240" w:after="360"/>
      <w:jc w:val="center"/>
    </w:pPr>
    <w:rPr>
      <w:rFonts w:cs="Times New Roman"/>
      <w:b/>
      <w:sz w:val="32"/>
      <w:szCs w:val="32"/>
    </w:rPr>
  </w:style>
  <w:style w:type="character" w:customStyle="1" w:styleId="aff7">
    <w:name w:val="标题 字符"/>
    <w:basedOn w:val="a1"/>
    <w:link w:val="aff6"/>
    <w:rsid w:val="00AB6715"/>
    <w:rPr>
      <w:rFonts w:ascii="Times New Roman" w:hAnsi="Times New Roman" w:cs="Times New Roman"/>
      <w:b/>
      <w:sz w:val="32"/>
      <w:szCs w:val="32"/>
    </w:rPr>
  </w:style>
  <w:style w:type="paragraph" w:customStyle="1" w:styleId="SupplementaryMaterial">
    <w:name w:val="Supplementary Material"/>
    <w:basedOn w:val="aff6"/>
    <w:next w:val="aff6"/>
    <w:qFormat/>
    <w:rsid w:val="0001436A"/>
    <w:pPr>
      <w:spacing w:after="120"/>
    </w:pPr>
    <w:rPr>
      <w:i/>
    </w:rPr>
  </w:style>
  <w:style w:type="character" w:customStyle="1" w:styleId="font41">
    <w:name w:val="font41"/>
    <w:rsid w:val="00E67DAB"/>
    <w:rPr>
      <w:rFonts w:ascii="Times New Roman" w:hAnsi="Times New Roman" w:cs="Times New Roman" w:hint="default"/>
      <w:i w:val="0"/>
      <w:iCs w:val="0"/>
      <w:color w:val="000000"/>
      <w:sz w:val="24"/>
      <w:szCs w:val="24"/>
      <w:u w:val="none"/>
    </w:rPr>
  </w:style>
  <w:style w:type="character" w:customStyle="1" w:styleId="font21">
    <w:name w:val="font21"/>
    <w:rsid w:val="00E67DAB"/>
    <w:rPr>
      <w:rFonts w:ascii="Times New Roman" w:hAnsi="Times New Roman" w:cs="Times New Roman" w:hint="default"/>
      <w:i/>
      <w:iCs/>
      <w:color w:val="000000"/>
      <w:sz w:val="24"/>
      <w:szCs w:val="24"/>
      <w:u w:val="none"/>
    </w:rPr>
  </w:style>
  <w:style w:type="character" w:customStyle="1" w:styleId="font11">
    <w:name w:val="font11"/>
    <w:rsid w:val="00E67DAB"/>
    <w:rPr>
      <w:rFonts w:ascii="PalatinoLinotype-Bold" w:eastAsia="PalatinoLinotype-Bold" w:hAnsi="PalatinoLinotype-Bold" w:cs="PalatinoLinotype-Bold"/>
      <w:b/>
      <w:bCs/>
      <w:i w:val="0"/>
      <w:iCs w:val="0"/>
      <w:color w:val="000000"/>
      <w:sz w:val="24"/>
      <w:szCs w:val="24"/>
      <w:u w:val="none"/>
    </w:rPr>
  </w:style>
  <w:style w:type="character" w:customStyle="1" w:styleId="font31">
    <w:name w:val="font31"/>
    <w:rsid w:val="00E67DAB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  <w:u w:val="none"/>
    </w:rPr>
  </w:style>
  <w:style w:type="character" w:customStyle="1" w:styleId="font51">
    <w:name w:val="font51"/>
    <w:rsid w:val="00E67DAB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  <w:u w:val="none"/>
    </w:rPr>
  </w:style>
  <w:style w:type="character" w:customStyle="1" w:styleId="font71">
    <w:name w:val="font71"/>
    <w:rsid w:val="00E67DAB"/>
    <w:rPr>
      <w:rFonts w:ascii="Times New Roman" w:hAnsi="Times New Roman" w:cs="Times New Roman" w:hint="default"/>
      <w:b/>
      <w:bCs/>
      <w:i/>
      <w:iCs/>
      <w:color w:val="000000"/>
      <w:sz w:val="22"/>
      <w:szCs w:val="22"/>
      <w:u w:val="none"/>
    </w:rPr>
  </w:style>
  <w:style w:type="character" w:customStyle="1" w:styleId="font01">
    <w:name w:val="font01"/>
    <w:rsid w:val="00E67DAB"/>
    <w:rPr>
      <w:rFonts w:ascii="宋体" w:eastAsia="宋体" w:hAnsi="宋体" w:cs="宋体" w:hint="eastAsia"/>
      <w:b/>
      <w:bCs/>
      <w:i w:val="0"/>
      <w:iCs w:val="0"/>
      <w:color w:val="000000"/>
      <w:sz w:val="22"/>
      <w:szCs w:val="22"/>
      <w:u w:val="none"/>
    </w:rPr>
  </w:style>
  <w:style w:type="paragraph" w:customStyle="1" w:styleId="msonormal0">
    <w:name w:val="msonormal"/>
    <w:basedOn w:val="a0"/>
    <w:rsid w:val="00E67DAB"/>
    <w:pPr>
      <w:spacing w:before="100" w:beforeAutospacing="1" w:after="100" w:afterAutospacing="1"/>
    </w:pPr>
    <w:rPr>
      <w:rFonts w:ascii="宋体" w:eastAsia="宋体" w:hAnsi="宋体" w:cs="宋体"/>
      <w:szCs w:val="24"/>
      <w:lang w:eastAsia="zh-CN"/>
    </w:rPr>
  </w:style>
  <w:style w:type="paragraph" w:customStyle="1" w:styleId="xl63">
    <w:name w:val="xl63"/>
    <w:basedOn w:val="a0"/>
    <w:rsid w:val="00E67DAB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eastAsia="宋体" w:cs="Times New Roman"/>
      <w:b/>
      <w:bCs/>
      <w:szCs w:val="24"/>
      <w:lang w:eastAsia="zh-CN"/>
    </w:rPr>
  </w:style>
  <w:style w:type="paragraph" w:customStyle="1" w:styleId="xl64">
    <w:name w:val="xl64"/>
    <w:basedOn w:val="a0"/>
    <w:rsid w:val="00E67DAB"/>
    <w:pPr>
      <w:pBdr>
        <w:top w:val="single" w:sz="4" w:space="0" w:color="auto"/>
        <w:bottom w:val="single" w:sz="4" w:space="0" w:color="auto"/>
        <w:right w:val="dotDotDash" w:sz="8" w:space="0" w:color="auto"/>
      </w:pBdr>
      <w:spacing w:before="100" w:beforeAutospacing="1" w:after="100" w:afterAutospacing="1"/>
      <w:jc w:val="center"/>
    </w:pPr>
    <w:rPr>
      <w:rFonts w:eastAsia="宋体" w:cs="Times New Roman"/>
      <w:b/>
      <w:bCs/>
      <w:szCs w:val="24"/>
      <w:lang w:eastAsia="zh-CN"/>
    </w:rPr>
  </w:style>
  <w:style w:type="paragraph" w:customStyle="1" w:styleId="xl65">
    <w:name w:val="xl65"/>
    <w:basedOn w:val="a0"/>
    <w:rsid w:val="00E67DAB"/>
    <w:pPr>
      <w:spacing w:before="100" w:beforeAutospacing="1" w:after="100" w:afterAutospacing="1"/>
      <w:jc w:val="center"/>
    </w:pPr>
    <w:rPr>
      <w:rFonts w:eastAsia="宋体" w:cs="Times New Roman"/>
      <w:szCs w:val="24"/>
      <w:lang w:eastAsia="zh-CN"/>
    </w:rPr>
  </w:style>
  <w:style w:type="paragraph" w:customStyle="1" w:styleId="xl66">
    <w:name w:val="xl66"/>
    <w:basedOn w:val="a0"/>
    <w:rsid w:val="00E67DAB"/>
    <w:pPr>
      <w:pBdr>
        <w:right w:val="dotDotDash" w:sz="8" w:space="0" w:color="auto"/>
      </w:pBdr>
      <w:spacing w:before="100" w:beforeAutospacing="1" w:after="100" w:afterAutospacing="1"/>
      <w:jc w:val="center"/>
    </w:pPr>
    <w:rPr>
      <w:rFonts w:eastAsia="宋体" w:cs="Times New Roman"/>
      <w:szCs w:val="24"/>
      <w:lang w:eastAsia="zh-CN"/>
    </w:rPr>
  </w:style>
  <w:style w:type="paragraph" w:customStyle="1" w:styleId="xl67">
    <w:name w:val="xl67"/>
    <w:basedOn w:val="a0"/>
    <w:rsid w:val="00E67DAB"/>
    <w:pPr>
      <w:pBdr>
        <w:left w:val="dotDotDash" w:sz="8" w:space="0" w:color="auto"/>
      </w:pBdr>
      <w:spacing w:before="100" w:beforeAutospacing="1" w:after="100" w:afterAutospacing="1"/>
      <w:jc w:val="center"/>
    </w:pPr>
    <w:rPr>
      <w:rFonts w:eastAsia="宋体" w:cs="Times New Roman"/>
      <w:szCs w:val="24"/>
      <w:lang w:eastAsia="zh-CN"/>
    </w:rPr>
  </w:style>
  <w:style w:type="paragraph" w:customStyle="1" w:styleId="xl68">
    <w:name w:val="xl68"/>
    <w:basedOn w:val="a0"/>
    <w:rsid w:val="00E67DAB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eastAsia="宋体" w:cs="Times New Roman"/>
      <w:szCs w:val="24"/>
      <w:lang w:eastAsia="zh-CN"/>
    </w:rPr>
  </w:style>
  <w:style w:type="paragraph" w:customStyle="1" w:styleId="xl69">
    <w:name w:val="xl69"/>
    <w:basedOn w:val="a0"/>
    <w:rsid w:val="00E67DAB"/>
    <w:pPr>
      <w:pBdr>
        <w:bottom w:val="single" w:sz="4" w:space="0" w:color="auto"/>
        <w:right w:val="dotDotDash" w:sz="8" w:space="0" w:color="auto"/>
      </w:pBdr>
      <w:spacing w:before="100" w:beforeAutospacing="1" w:after="100" w:afterAutospacing="1"/>
      <w:jc w:val="center"/>
    </w:pPr>
    <w:rPr>
      <w:rFonts w:eastAsia="宋体" w:cs="Times New Roman"/>
      <w:szCs w:val="24"/>
      <w:lang w:eastAsia="zh-CN"/>
    </w:rPr>
  </w:style>
  <w:style w:type="paragraph" w:customStyle="1" w:styleId="xl70">
    <w:name w:val="xl70"/>
    <w:basedOn w:val="a0"/>
    <w:rsid w:val="00E67DAB"/>
    <w:pPr>
      <w:pBdr>
        <w:left w:val="dotDotDash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eastAsia="宋体" w:cs="Times New Roman"/>
      <w:szCs w:val="24"/>
      <w:lang w:eastAsia="zh-CN"/>
    </w:rPr>
  </w:style>
  <w:style w:type="paragraph" w:customStyle="1" w:styleId="xl71">
    <w:name w:val="xl71"/>
    <w:basedOn w:val="a0"/>
    <w:rsid w:val="00E67DAB"/>
    <w:pPr>
      <w:spacing w:before="100" w:beforeAutospacing="1" w:after="100" w:afterAutospacing="1"/>
      <w:jc w:val="center"/>
    </w:pPr>
    <w:rPr>
      <w:rFonts w:eastAsia="宋体" w:cs="Times New Roman"/>
      <w:b/>
      <w:bCs/>
      <w:szCs w:val="24"/>
      <w:lang w:eastAsia="zh-CN"/>
    </w:rPr>
  </w:style>
  <w:style w:type="paragraph" w:customStyle="1" w:styleId="xl72">
    <w:name w:val="xl72"/>
    <w:basedOn w:val="a0"/>
    <w:rsid w:val="00E67DAB"/>
    <w:pPr>
      <w:pBdr>
        <w:right w:val="dotDotDash" w:sz="8" w:space="0" w:color="auto"/>
      </w:pBdr>
      <w:spacing w:before="100" w:beforeAutospacing="1" w:after="100" w:afterAutospacing="1"/>
      <w:jc w:val="center"/>
    </w:pPr>
    <w:rPr>
      <w:rFonts w:eastAsia="宋体" w:cs="Times New Roman"/>
      <w:b/>
      <w:bCs/>
      <w:szCs w:val="24"/>
      <w:lang w:eastAsia="zh-CN"/>
    </w:rPr>
  </w:style>
  <w:style w:type="paragraph" w:customStyle="1" w:styleId="xl73">
    <w:name w:val="xl73"/>
    <w:basedOn w:val="a0"/>
    <w:rsid w:val="00E67DAB"/>
    <w:pPr>
      <w:pBdr>
        <w:top w:val="single" w:sz="4" w:space="0" w:color="auto"/>
        <w:left w:val="dotDotDash" w:sz="8" w:space="0" w:color="auto"/>
      </w:pBdr>
      <w:spacing w:before="100" w:beforeAutospacing="1" w:after="100" w:afterAutospacing="1"/>
      <w:jc w:val="center"/>
    </w:pPr>
    <w:rPr>
      <w:rFonts w:eastAsia="宋体" w:cs="Times New Roman"/>
      <w:b/>
      <w:bCs/>
      <w:szCs w:val="24"/>
      <w:lang w:eastAsia="zh-CN"/>
    </w:rPr>
  </w:style>
  <w:style w:type="paragraph" w:customStyle="1" w:styleId="xl74">
    <w:name w:val="xl74"/>
    <w:basedOn w:val="a0"/>
    <w:rsid w:val="00E67DAB"/>
    <w:pPr>
      <w:pBdr>
        <w:top w:val="single" w:sz="4" w:space="0" w:color="auto"/>
      </w:pBdr>
      <w:spacing w:before="100" w:beforeAutospacing="1" w:after="100" w:afterAutospacing="1"/>
      <w:jc w:val="center"/>
    </w:pPr>
    <w:rPr>
      <w:rFonts w:eastAsia="宋体" w:cs="Times New Roman"/>
      <w:b/>
      <w:bCs/>
      <w:szCs w:val="24"/>
      <w:lang w:eastAsia="zh-CN"/>
    </w:rPr>
  </w:style>
  <w:style w:type="paragraph" w:customStyle="1" w:styleId="xl75">
    <w:name w:val="xl75"/>
    <w:basedOn w:val="a0"/>
    <w:rsid w:val="00E67DAB"/>
    <w:pPr>
      <w:pBdr>
        <w:top w:val="single" w:sz="4" w:space="0" w:color="auto"/>
        <w:right w:val="dotDotDash" w:sz="8" w:space="0" w:color="auto"/>
      </w:pBdr>
      <w:spacing w:before="100" w:beforeAutospacing="1" w:after="100" w:afterAutospacing="1"/>
      <w:jc w:val="center"/>
    </w:pPr>
    <w:rPr>
      <w:rFonts w:eastAsia="宋体" w:cs="Times New Roman"/>
      <w:b/>
      <w:bCs/>
      <w:szCs w:val="24"/>
      <w:lang w:eastAsia="zh-CN"/>
    </w:rPr>
  </w:style>
  <w:style w:type="paragraph" w:customStyle="1" w:styleId="font5">
    <w:name w:val="font5"/>
    <w:basedOn w:val="a0"/>
    <w:rsid w:val="00E67DAB"/>
    <w:pPr>
      <w:spacing w:before="100" w:beforeAutospacing="1" w:after="100" w:afterAutospacing="1"/>
    </w:pPr>
    <w:rPr>
      <w:rFonts w:ascii="等线" w:eastAsia="等线" w:hAnsi="等线" w:cs="宋体"/>
      <w:sz w:val="18"/>
      <w:szCs w:val="18"/>
      <w:lang w:eastAsia="zh-CN"/>
    </w:rPr>
  </w:style>
  <w:style w:type="paragraph" w:customStyle="1" w:styleId="font6">
    <w:name w:val="font6"/>
    <w:basedOn w:val="a0"/>
    <w:rsid w:val="00E67DAB"/>
    <w:pPr>
      <w:spacing w:before="100" w:beforeAutospacing="1" w:after="100" w:afterAutospacing="1"/>
    </w:pPr>
    <w:rPr>
      <w:rFonts w:ascii="等线" w:eastAsia="等线" w:hAnsi="等线" w:cs="宋体"/>
      <w:sz w:val="18"/>
      <w:szCs w:val="18"/>
      <w:lang w:eastAsia="zh-CN"/>
    </w:rPr>
  </w:style>
  <w:style w:type="paragraph" w:customStyle="1" w:styleId="font7">
    <w:name w:val="font7"/>
    <w:basedOn w:val="a0"/>
    <w:rsid w:val="00E67DAB"/>
    <w:pPr>
      <w:spacing w:before="100" w:beforeAutospacing="1" w:after="100" w:afterAutospacing="1"/>
    </w:pPr>
    <w:rPr>
      <w:rFonts w:eastAsia="宋体" w:cs="Times New Roman"/>
      <w:sz w:val="22"/>
      <w:lang w:eastAsia="zh-CN"/>
    </w:rPr>
  </w:style>
  <w:style w:type="paragraph" w:customStyle="1" w:styleId="font8">
    <w:name w:val="font8"/>
    <w:basedOn w:val="a0"/>
    <w:rsid w:val="00E67DAB"/>
    <w:pPr>
      <w:spacing w:before="100" w:beforeAutospacing="1" w:after="100" w:afterAutospacing="1"/>
    </w:pPr>
    <w:rPr>
      <w:rFonts w:ascii="等线" w:eastAsia="等线" w:hAnsi="等线" w:cs="宋体"/>
      <w:sz w:val="22"/>
      <w:lang w:eastAsia="zh-CN"/>
    </w:rPr>
  </w:style>
  <w:style w:type="paragraph" w:styleId="aff8">
    <w:name w:val="Revision"/>
    <w:hidden/>
    <w:uiPriority w:val="99"/>
    <w:semiHidden/>
    <w:rsid w:val="00E0117C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cfh.ac.cn/Taxon/ShowTaxonSystem.aspx?sysid=113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hua.stocco\Documents\Templates\Frontiers_Word_Templates\Supplementary_Materi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57A95B22-B4E8-4C8E-ABCB-1E2B9143F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Supplementary_Material</Template>
  <TotalTime>1267</TotalTime>
  <Pages>23</Pages>
  <Words>21070</Words>
  <Characters>120104</Characters>
  <Application>Microsoft Office Word</Application>
  <DocSecurity>0</DocSecurity>
  <Lines>1000</Lines>
  <Paragraphs>281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Frontiers Media SA</dc:creator>
  <cp:lastModifiedBy>shen 建双</cp:lastModifiedBy>
  <cp:revision>222</cp:revision>
  <cp:lastPrinted>2013-10-03T12:51:00Z</cp:lastPrinted>
  <dcterms:created xsi:type="dcterms:W3CDTF">2018-11-23T08:58:00Z</dcterms:created>
  <dcterms:modified xsi:type="dcterms:W3CDTF">2022-09-11T03:45:00Z</dcterms:modified>
</cp:coreProperties>
</file>